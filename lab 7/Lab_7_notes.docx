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7CB0" w:rsidRDefault="004A7CB0"/>
    <w:p w:rsidR="00610C7E" w:rsidRPr="00947A98" w:rsidRDefault="001E1177" w:rsidP="004A7CB0">
      <w:pPr>
        <w:pStyle w:val="Title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 xml:space="preserve">Lab </w:t>
      </w:r>
      <w:r w:rsidR="00947A98">
        <w:rPr>
          <w:rFonts w:asciiTheme="minorHAnsi" w:hAnsiTheme="minorHAnsi"/>
          <w:b/>
        </w:rPr>
        <w:t xml:space="preserve">7 </w:t>
      </w:r>
      <w:r w:rsidR="00947A98" w:rsidRPr="00947A98">
        <w:rPr>
          <w:rFonts w:asciiTheme="minorHAnsi" w:hAnsiTheme="minorHAnsi"/>
          <w:b/>
        </w:rPr>
        <w:t>SOAP web service ... in Spring</w:t>
      </w:r>
      <w:r w:rsidR="00947A98">
        <w:rPr>
          <w:rFonts w:asciiTheme="minorHAnsi" w:hAnsiTheme="minorHAnsi"/>
          <w:b/>
        </w:rPr>
        <w:t xml:space="preserve"> </w:t>
      </w:r>
      <w:r w:rsidR="00947A98" w:rsidRPr="00947A98">
        <w:rPr>
          <w:rFonts w:asciiTheme="minorHAnsi" w:hAnsiTheme="minorHAnsi"/>
          <w:b/>
        </w:rPr>
        <w:t>Boot</w:t>
      </w:r>
    </w:p>
    <w:p w:rsidR="008F6138" w:rsidRDefault="001E1177" w:rsidP="001A7176">
      <w:r w:rsidRPr="008F6138">
        <w:t xml:space="preserve">This lab will show you how you </w:t>
      </w:r>
      <w:r w:rsidR="001A7176">
        <w:t xml:space="preserve">can </w:t>
      </w:r>
      <w:r w:rsidR="00947A98">
        <w:t>create a SOAP web service using Spring Boot.</w:t>
      </w:r>
      <w:r w:rsidR="00134C48">
        <w:t xml:space="preserve"> We will create a SOAP web service for retrieving drone parts information. Where the ‘default’ with Spring Boot is SOAP version 1.1, this lab will implement a SOAP 1.2 version.</w:t>
      </w:r>
    </w:p>
    <w:p w:rsidR="001501BB" w:rsidRDefault="001501BB" w:rsidP="001501BB">
      <w:r>
        <w:t xml:space="preserve">The starting point for this lab is to have the provided </w:t>
      </w:r>
      <w:proofErr w:type="spellStart"/>
      <w:r>
        <w:t>VirtualBox</w:t>
      </w:r>
      <w:proofErr w:type="spellEnd"/>
      <w:r>
        <w:t xml:space="preserve"> machine up-and-running:</w:t>
      </w:r>
    </w:p>
    <w:p w:rsidR="001501BB" w:rsidRPr="0094643E" w:rsidRDefault="001501BB" w:rsidP="001501BB">
      <w:pPr>
        <w:pStyle w:val="ListParagraph"/>
        <w:numPr>
          <w:ilvl w:val="0"/>
          <w:numId w:val="26"/>
        </w:numPr>
      </w:pPr>
      <w:r>
        <w:t>You are logged in under user/password</w:t>
      </w:r>
      <w:r w:rsidRPr="0094643E">
        <w:t>:  developer/welcome01</w:t>
      </w:r>
    </w:p>
    <w:p w:rsidR="001501BB" w:rsidRDefault="001501BB" w:rsidP="001501BB">
      <w:pPr>
        <w:pStyle w:val="ListParagraph"/>
        <w:numPr>
          <w:ilvl w:val="0"/>
          <w:numId w:val="26"/>
        </w:numPr>
      </w:pPr>
      <w:r>
        <w:t xml:space="preserve">You have updated the labs running the </w:t>
      </w:r>
      <w:proofErr w:type="spellStart"/>
      <w:r w:rsidRPr="0094643E">
        <w:rPr>
          <w:rFonts w:ascii="Courier New" w:hAnsi="Courier New" w:cs="Courier New"/>
          <w:sz w:val="18"/>
        </w:rPr>
        <w:t>git</w:t>
      </w:r>
      <w:proofErr w:type="spellEnd"/>
      <w:r w:rsidRPr="0094643E">
        <w:rPr>
          <w:rFonts w:ascii="Courier New" w:hAnsi="Courier New" w:cs="Courier New"/>
          <w:sz w:val="18"/>
        </w:rPr>
        <w:t xml:space="preserve"> pull</w:t>
      </w:r>
      <w:r>
        <w:t xml:space="preserve"> command in the lab workspace directory </w:t>
      </w:r>
      <w:r w:rsidRPr="0094643E">
        <w:rPr>
          <w:rFonts w:ascii="Courier New" w:hAnsi="Courier New" w:cs="Courier New"/>
          <w:sz w:val="18"/>
        </w:rPr>
        <w:t>/home/developer/projects/SIGSpringBoot101</w:t>
      </w:r>
    </w:p>
    <w:p w:rsidR="004A7CB0" w:rsidRDefault="004A7CB0"/>
    <w:p w:rsidR="0041647C" w:rsidRDefault="0041647C" w:rsidP="0041647C">
      <w:pPr>
        <w:pStyle w:val="Heading1"/>
        <w:numPr>
          <w:ilvl w:val="0"/>
          <w:numId w:val="1"/>
        </w:numPr>
        <w:rPr>
          <w:rFonts w:asciiTheme="minorHAnsi" w:hAnsiTheme="minorHAnsi"/>
        </w:rPr>
      </w:pPr>
      <w:r>
        <w:rPr>
          <w:rFonts w:asciiTheme="minorHAnsi" w:hAnsiTheme="minorHAnsi"/>
        </w:rPr>
        <w:t>Overview</w:t>
      </w:r>
    </w:p>
    <w:p w:rsidR="0041647C" w:rsidRDefault="0041647C" w:rsidP="0041647C"/>
    <w:p w:rsidR="0041647C" w:rsidRDefault="0041647C" w:rsidP="0041647C">
      <w:r>
        <w:t>In this lab. We will start with a bla</w:t>
      </w:r>
      <w:r w:rsidR="0058245E">
        <w:t>n</w:t>
      </w:r>
      <w:r>
        <w:t>c maven project and add everyt</w:t>
      </w:r>
      <w:r w:rsidR="0058245E">
        <w:t>h</w:t>
      </w:r>
      <w:r>
        <w:t>ing that is needed for the SOAP web service. The following steps will be done in this lab:</w:t>
      </w:r>
    </w:p>
    <w:p w:rsidR="0041647C" w:rsidRDefault="0041647C" w:rsidP="0041647C">
      <w:pPr>
        <w:pStyle w:val="ListParagraph"/>
        <w:numPr>
          <w:ilvl w:val="0"/>
          <w:numId w:val="5"/>
        </w:numPr>
      </w:pPr>
      <w:r>
        <w:t xml:space="preserve">Section 2: </w:t>
      </w:r>
      <w:r w:rsidR="00A609FC">
        <w:t>P</w:t>
      </w:r>
      <w:r>
        <w:t>roject and the pom.xml</w:t>
      </w:r>
    </w:p>
    <w:p w:rsidR="007C2139" w:rsidRDefault="0041647C" w:rsidP="007C2139">
      <w:pPr>
        <w:pStyle w:val="ListParagraph"/>
        <w:numPr>
          <w:ilvl w:val="0"/>
          <w:numId w:val="5"/>
        </w:numPr>
      </w:pPr>
      <w:r>
        <w:t xml:space="preserve">Section 3: </w:t>
      </w:r>
      <w:r w:rsidR="007C2139">
        <w:t>XML schema for messages</w:t>
      </w:r>
    </w:p>
    <w:p w:rsidR="0041647C" w:rsidRDefault="0074745C" w:rsidP="0041647C">
      <w:pPr>
        <w:pStyle w:val="ListParagraph"/>
        <w:numPr>
          <w:ilvl w:val="0"/>
          <w:numId w:val="5"/>
        </w:numPr>
      </w:pPr>
      <w:r>
        <w:t xml:space="preserve">Section 4: </w:t>
      </w:r>
      <w:r w:rsidR="00A609FC">
        <w:t>JAXB: J</w:t>
      </w:r>
      <w:r>
        <w:t>ava classes for parts.xsd</w:t>
      </w:r>
    </w:p>
    <w:p w:rsidR="00C80EB6" w:rsidRDefault="00C80EB6" w:rsidP="0041647C">
      <w:pPr>
        <w:pStyle w:val="ListParagraph"/>
        <w:numPr>
          <w:ilvl w:val="0"/>
          <w:numId w:val="5"/>
        </w:numPr>
      </w:pPr>
      <w:r>
        <w:t xml:space="preserve">Section 5: </w:t>
      </w:r>
      <w:r w:rsidR="00A609FC">
        <w:t>P</w:t>
      </w:r>
      <w:r>
        <w:t>arts repository</w:t>
      </w:r>
    </w:p>
    <w:p w:rsidR="00C154DA" w:rsidRDefault="00C154DA" w:rsidP="0041647C">
      <w:pPr>
        <w:pStyle w:val="ListParagraph"/>
        <w:numPr>
          <w:ilvl w:val="0"/>
          <w:numId w:val="5"/>
        </w:numPr>
      </w:pPr>
      <w:r>
        <w:t xml:space="preserve">Section 6: </w:t>
      </w:r>
      <w:r w:rsidR="00A609FC">
        <w:t>W</w:t>
      </w:r>
      <w:r>
        <w:t>eb service endpoint</w:t>
      </w:r>
    </w:p>
    <w:p w:rsidR="009E0E28" w:rsidRDefault="009E0E28" w:rsidP="0041647C">
      <w:pPr>
        <w:pStyle w:val="ListParagraph"/>
        <w:numPr>
          <w:ilvl w:val="0"/>
          <w:numId w:val="5"/>
        </w:numPr>
      </w:pPr>
      <w:r>
        <w:t xml:space="preserve">Section 7: </w:t>
      </w:r>
      <w:r w:rsidR="00A609FC">
        <w:t>W</w:t>
      </w:r>
      <w:r>
        <w:t>eb service configuration</w:t>
      </w:r>
    </w:p>
    <w:p w:rsidR="009E0E28" w:rsidRDefault="009E0E28" w:rsidP="0041647C">
      <w:pPr>
        <w:pStyle w:val="ListParagraph"/>
        <w:numPr>
          <w:ilvl w:val="0"/>
          <w:numId w:val="5"/>
        </w:numPr>
      </w:pPr>
      <w:r>
        <w:t xml:space="preserve">Section 8: </w:t>
      </w:r>
      <w:r w:rsidR="00A609FC">
        <w:t>R</w:t>
      </w:r>
      <w:r>
        <w:t>unnable application</w:t>
      </w:r>
    </w:p>
    <w:p w:rsidR="0041647C" w:rsidRDefault="00C2424D" w:rsidP="0041647C">
      <w:pPr>
        <w:pStyle w:val="ListParagraph"/>
        <w:numPr>
          <w:ilvl w:val="0"/>
          <w:numId w:val="5"/>
        </w:numPr>
      </w:pPr>
      <w:r>
        <w:t>Section 9</w:t>
      </w:r>
      <w:r w:rsidR="0041647C">
        <w:t xml:space="preserve">: </w:t>
      </w:r>
      <w:r w:rsidR="001B715A">
        <w:t xml:space="preserve">Run and </w:t>
      </w:r>
      <w:r w:rsidR="0041647C">
        <w:t>Test</w:t>
      </w:r>
      <w:r>
        <w:t xml:space="preserve"> </w:t>
      </w:r>
      <w:r w:rsidR="001B715A">
        <w:t>the Soap web service</w:t>
      </w:r>
    </w:p>
    <w:p w:rsidR="0041647C" w:rsidRDefault="0041647C" w:rsidP="0041647C"/>
    <w:p w:rsidR="0041647C" w:rsidRDefault="00A609FC" w:rsidP="0041647C">
      <w:pPr>
        <w:pStyle w:val="Heading1"/>
        <w:numPr>
          <w:ilvl w:val="0"/>
          <w:numId w:val="1"/>
        </w:numPr>
        <w:rPr>
          <w:rFonts w:asciiTheme="minorHAnsi" w:hAnsiTheme="minorHAnsi"/>
        </w:rPr>
      </w:pPr>
      <w:r>
        <w:rPr>
          <w:rFonts w:asciiTheme="minorHAnsi" w:hAnsiTheme="minorHAnsi"/>
        </w:rPr>
        <w:t>P</w:t>
      </w:r>
      <w:r w:rsidR="007C2139" w:rsidRPr="007C2139">
        <w:rPr>
          <w:rFonts w:asciiTheme="minorHAnsi" w:hAnsiTheme="minorHAnsi"/>
        </w:rPr>
        <w:t>roject and the pom.xml</w:t>
      </w:r>
    </w:p>
    <w:p w:rsidR="0041647C" w:rsidRDefault="0041647C" w:rsidP="0041647C"/>
    <w:p w:rsidR="00C2424D" w:rsidRDefault="00C2424D" w:rsidP="0041647C">
      <w:r>
        <w:t>First, we are going to create an Eclipse</w:t>
      </w:r>
      <w:r w:rsidR="00B33AED">
        <w:t xml:space="preserve"> STS</w:t>
      </w:r>
      <w:r>
        <w:t xml:space="preserve"> project and update the maven </w:t>
      </w:r>
      <w:proofErr w:type="spellStart"/>
      <w:r>
        <w:t>pom</w:t>
      </w:r>
      <w:proofErr w:type="spellEnd"/>
      <w:r>
        <w:t xml:space="preserve"> file.</w:t>
      </w:r>
    </w:p>
    <w:p w:rsidR="00C2424D" w:rsidRDefault="00C2424D" w:rsidP="0041647C">
      <w:r>
        <w:t>Start Eclipse STS and then create a maven project:</w:t>
      </w:r>
    </w:p>
    <w:p w:rsidR="00FB5924" w:rsidRDefault="00FB5924" w:rsidP="00947A98">
      <w:pPr>
        <w:rPr>
          <w:rFonts w:ascii="Courier New" w:hAnsi="Courier New" w:cs="Courier New"/>
        </w:rPr>
      </w:pPr>
      <w:r w:rsidRPr="00FB5924">
        <w:rPr>
          <w:rFonts w:ascii="Courier New" w:hAnsi="Courier New" w:cs="Courier New"/>
          <w:noProof/>
        </w:rPr>
        <w:lastRenderedPageBreak/>
        <w:drawing>
          <wp:inline distT="0" distB="0" distL="0" distR="0" wp14:anchorId="6B071073" wp14:editId="21796BDD">
            <wp:extent cx="3938400" cy="1346400"/>
            <wp:effectExtent l="0" t="0" r="508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8400" cy="13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924" w:rsidRDefault="00C2424D" w:rsidP="00947A98">
      <w:r>
        <w:t>Complete the pop-up like shown below:</w:t>
      </w:r>
    </w:p>
    <w:p w:rsidR="00FB5924" w:rsidRPr="00C2424D" w:rsidRDefault="004D5C41" w:rsidP="00947A98">
      <w:r w:rsidRPr="00C2424D">
        <w:rPr>
          <w:noProof/>
        </w:rPr>
        <w:drawing>
          <wp:inline distT="0" distB="0" distL="0" distR="0" wp14:anchorId="1A233695" wp14:editId="53F1ADFF">
            <wp:extent cx="3632400" cy="3441600"/>
            <wp:effectExtent l="0" t="0" r="635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2400" cy="34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24D" w:rsidRPr="00C2424D" w:rsidRDefault="00FB5924" w:rsidP="00947A98">
      <w:r w:rsidRPr="00C2424D">
        <w:t>Click Next</w:t>
      </w:r>
      <w:r w:rsidR="002A30B5">
        <w:t xml:space="preserve"> and set the archetype like shown below:</w:t>
      </w:r>
    </w:p>
    <w:p w:rsidR="00FB5924" w:rsidRPr="00C2424D" w:rsidRDefault="00FB5924" w:rsidP="00947A98">
      <w:r w:rsidRPr="00C2424D">
        <w:rPr>
          <w:noProof/>
        </w:rPr>
        <w:lastRenderedPageBreak/>
        <w:drawing>
          <wp:inline distT="0" distB="0" distL="0" distR="0" wp14:anchorId="776AA669" wp14:editId="517EF883">
            <wp:extent cx="3646800" cy="3456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6800" cy="34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924" w:rsidRDefault="00FB5924" w:rsidP="00947A98">
      <w:r w:rsidRPr="00C2424D">
        <w:t>Click Next</w:t>
      </w:r>
      <w:r w:rsidR="002A30B5">
        <w:t xml:space="preserve"> and complete like shown below</w:t>
      </w:r>
      <w:r w:rsidR="001501BB">
        <w:t>:</w:t>
      </w:r>
    </w:p>
    <w:p w:rsidR="001501BB" w:rsidRDefault="001501BB" w:rsidP="002F188C">
      <w:pPr>
        <w:pStyle w:val="ListParagraph"/>
        <w:numPr>
          <w:ilvl w:val="0"/>
          <w:numId w:val="5"/>
        </w:numPr>
      </w:pPr>
      <w:r>
        <w:t xml:space="preserve">Group Id: </w:t>
      </w:r>
      <w:proofErr w:type="spellStart"/>
      <w:r>
        <w:t>com.dronebuzzers</w:t>
      </w:r>
      <w:proofErr w:type="spellEnd"/>
    </w:p>
    <w:p w:rsidR="001501BB" w:rsidRDefault="001501BB" w:rsidP="002F188C">
      <w:pPr>
        <w:pStyle w:val="ListParagraph"/>
        <w:numPr>
          <w:ilvl w:val="0"/>
          <w:numId w:val="5"/>
        </w:numPr>
      </w:pPr>
      <w:r>
        <w:t xml:space="preserve">Artifact Id: </w:t>
      </w:r>
      <w:proofErr w:type="spellStart"/>
      <w:r>
        <w:t>dronebuzzers</w:t>
      </w:r>
      <w:proofErr w:type="spellEnd"/>
      <w:r>
        <w:t>-soap-service</w:t>
      </w:r>
    </w:p>
    <w:p w:rsidR="001501BB" w:rsidRPr="00C2424D" w:rsidRDefault="001501BB" w:rsidP="002F188C">
      <w:pPr>
        <w:pStyle w:val="ListParagraph"/>
        <w:numPr>
          <w:ilvl w:val="0"/>
          <w:numId w:val="5"/>
        </w:numPr>
      </w:pPr>
      <w:r>
        <w:t xml:space="preserve">Package: </w:t>
      </w:r>
      <w:proofErr w:type="spellStart"/>
      <w:r>
        <w:t>com.dronebuzzers.soap.service</w:t>
      </w:r>
      <w:proofErr w:type="spellEnd"/>
    </w:p>
    <w:p w:rsidR="00FB5924" w:rsidRPr="00C2424D" w:rsidRDefault="002A30B5" w:rsidP="00947A98">
      <w:r w:rsidRPr="002A30B5">
        <w:rPr>
          <w:noProof/>
        </w:rPr>
        <w:lastRenderedPageBreak/>
        <w:drawing>
          <wp:inline distT="0" distB="0" distL="0" distR="0" wp14:anchorId="2D20DDFC" wp14:editId="1247F239">
            <wp:extent cx="3639600" cy="34488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9600" cy="344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924" w:rsidRPr="00C2424D" w:rsidRDefault="00FB5924" w:rsidP="00947A98">
      <w:r w:rsidRPr="00C2424D">
        <w:t>Click Finish</w:t>
      </w:r>
    </w:p>
    <w:p w:rsidR="00FB5924" w:rsidRPr="00C2424D" w:rsidRDefault="002A30B5" w:rsidP="00947A98">
      <w:r>
        <w:t xml:space="preserve">Now, the project is created. </w:t>
      </w:r>
    </w:p>
    <w:p w:rsidR="00947A98" w:rsidRPr="00C2424D" w:rsidRDefault="002A30B5" w:rsidP="002A30B5">
      <w:r>
        <w:t>Nex</w:t>
      </w:r>
      <w:r w:rsidR="002F188C">
        <w:t>t, the pom.xml will be updated:</w:t>
      </w:r>
    </w:p>
    <w:p w:rsidR="00CC2982" w:rsidRPr="00C2424D" w:rsidRDefault="00CC2982" w:rsidP="002A30B5">
      <w:pPr>
        <w:pStyle w:val="ListParagraph"/>
        <w:numPr>
          <w:ilvl w:val="0"/>
          <w:numId w:val="5"/>
        </w:numPr>
      </w:pPr>
      <w:r w:rsidRPr="00C2424D">
        <w:t>Add the Spring Boot parent</w:t>
      </w:r>
    </w:p>
    <w:p w:rsidR="00CC2982" w:rsidRPr="00C2424D" w:rsidRDefault="00CC2982" w:rsidP="002A30B5">
      <w:pPr>
        <w:pStyle w:val="ListParagraph"/>
        <w:numPr>
          <w:ilvl w:val="0"/>
          <w:numId w:val="5"/>
        </w:numPr>
      </w:pPr>
      <w:r w:rsidRPr="00C2424D">
        <w:t xml:space="preserve">Add the Spring Boot dependencies, including those for the SOAP web service and </w:t>
      </w:r>
      <w:r w:rsidR="00B33AED">
        <w:t>WSDL</w:t>
      </w:r>
      <w:r w:rsidR="00B33AED" w:rsidRPr="00C2424D">
        <w:t>’s</w:t>
      </w:r>
    </w:p>
    <w:p w:rsidR="00CC2982" w:rsidRPr="00C2424D" w:rsidRDefault="00CC2982" w:rsidP="002A30B5">
      <w:pPr>
        <w:pStyle w:val="ListParagraph"/>
        <w:numPr>
          <w:ilvl w:val="0"/>
          <w:numId w:val="5"/>
        </w:numPr>
      </w:pPr>
      <w:r w:rsidRPr="00C2424D">
        <w:t xml:space="preserve">Add the </w:t>
      </w:r>
      <w:r w:rsidR="00B33AED">
        <w:t>J</w:t>
      </w:r>
      <w:r w:rsidRPr="00C2424D">
        <w:t>ava 1.8 property</w:t>
      </w:r>
    </w:p>
    <w:p w:rsidR="004D5C41" w:rsidRPr="004D5C41" w:rsidRDefault="004D5C41" w:rsidP="004D5C41">
      <w:pPr>
        <w:rPr>
          <w:rFonts w:ascii="Courier New" w:hAnsi="Courier New" w:cs="Courier New"/>
        </w:rPr>
      </w:pPr>
      <w:r w:rsidRPr="004D5C41">
        <w:rPr>
          <w:rFonts w:ascii="Courier New" w:hAnsi="Courier New" w:cs="Courier New"/>
          <w:noProof/>
        </w:rPr>
        <w:lastRenderedPageBreak/>
        <w:drawing>
          <wp:inline distT="0" distB="0" distL="0" distR="0" wp14:anchorId="73C07447" wp14:editId="1A32B069">
            <wp:extent cx="4762800" cy="39528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2800" cy="39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982" w:rsidRPr="002A30B5" w:rsidRDefault="004D5C41" w:rsidP="002A30B5">
      <w:pPr>
        <w:pStyle w:val="ListParagraph"/>
        <w:numPr>
          <w:ilvl w:val="0"/>
          <w:numId w:val="5"/>
        </w:numPr>
      </w:pPr>
      <w:r w:rsidRPr="002A30B5">
        <w:t>… and add the build plugin</w:t>
      </w:r>
      <w:r w:rsidR="002A30B5">
        <w:t>:</w:t>
      </w:r>
    </w:p>
    <w:p w:rsidR="00CC2982" w:rsidRDefault="004D5C41" w:rsidP="00947A98">
      <w:pPr>
        <w:rPr>
          <w:rFonts w:ascii="Courier New" w:hAnsi="Courier New" w:cs="Courier New"/>
        </w:rPr>
      </w:pPr>
      <w:r w:rsidRPr="004D5C41">
        <w:rPr>
          <w:rFonts w:ascii="Courier New" w:hAnsi="Courier New" w:cs="Courier New"/>
          <w:noProof/>
        </w:rPr>
        <w:drawing>
          <wp:inline distT="0" distB="0" distL="0" distR="0" wp14:anchorId="60440882" wp14:editId="2D073FC4">
            <wp:extent cx="3096000" cy="9720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6000" cy="9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0B5" w:rsidRDefault="002A30B5" w:rsidP="00947A98"/>
    <w:p w:rsidR="002F188C" w:rsidRDefault="00C33BF0" w:rsidP="00947A98">
      <w:r>
        <w:t xml:space="preserve">No need to type it all, just </w:t>
      </w:r>
      <w:r w:rsidR="002F188C" w:rsidRPr="00C2424D">
        <w:t>copy the pom.xml from</w:t>
      </w:r>
      <w:r>
        <w:br/>
      </w:r>
      <w:r w:rsidR="002F188C" w:rsidRPr="002A30B5">
        <w:rPr>
          <w:rFonts w:ascii="Courier New" w:hAnsi="Courier New" w:cs="Courier New"/>
          <w:sz w:val="18"/>
        </w:rPr>
        <w:t>&lt;workspace&gt;/SIGSpringBoot101/lab 7/input/pom.xml</w:t>
      </w:r>
    </w:p>
    <w:p w:rsidR="002A30B5" w:rsidRPr="007C2139" w:rsidRDefault="002A30B5" w:rsidP="00947A98">
      <w:r>
        <w:t>Finally, delete the generated App.java class (</w:t>
      </w:r>
      <w:r w:rsidR="00851C09">
        <w:t xml:space="preserve">located in </w:t>
      </w:r>
      <w:r>
        <w:t xml:space="preserve">package: </w:t>
      </w:r>
      <w:proofErr w:type="spellStart"/>
      <w:r>
        <w:t>com.dronebuzzers.soap.service</w:t>
      </w:r>
      <w:proofErr w:type="spellEnd"/>
      <w:r>
        <w:t>)</w:t>
      </w:r>
    </w:p>
    <w:p w:rsidR="007C2139" w:rsidRPr="007C2139" w:rsidRDefault="007C2139" w:rsidP="00947A98"/>
    <w:p w:rsidR="007C2139" w:rsidRDefault="007C2139" w:rsidP="00AA77F8">
      <w:pPr>
        <w:pStyle w:val="Heading1"/>
        <w:numPr>
          <w:ilvl w:val="0"/>
          <w:numId w:val="1"/>
        </w:numPr>
        <w:rPr>
          <w:rFonts w:asciiTheme="minorHAnsi" w:hAnsiTheme="minorHAnsi"/>
        </w:rPr>
      </w:pPr>
      <w:r>
        <w:rPr>
          <w:rFonts w:asciiTheme="minorHAnsi" w:hAnsiTheme="minorHAnsi"/>
        </w:rPr>
        <w:t>XML schema for messages</w:t>
      </w:r>
    </w:p>
    <w:p w:rsidR="007C2139" w:rsidRDefault="007C2139" w:rsidP="007C2139"/>
    <w:p w:rsidR="007C2139" w:rsidRDefault="00652758" w:rsidP="007C2139">
      <w:r>
        <w:lastRenderedPageBreak/>
        <w:t>For a SOAP web service, we need an XML schema file that defines the business objects and the request and response messages that are used in the SOAP web service.</w:t>
      </w:r>
    </w:p>
    <w:p w:rsidR="00652758" w:rsidRDefault="00652758" w:rsidP="007C2139">
      <w:r>
        <w:t>The XSD is available:</w:t>
      </w:r>
    </w:p>
    <w:p w:rsidR="00652758" w:rsidRPr="00652758" w:rsidRDefault="00652758" w:rsidP="007C2139">
      <w:pPr>
        <w:rPr>
          <w:rFonts w:ascii="Courier New" w:hAnsi="Courier New" w:cs="Courier New"/>
          <w:sz w:val="18"/>
        </w:rPr>
      </w:pPr>
      <w:r w:rsidRPr="00652758">
        <w:rPr>
          <w:rFonts w:ascii="Courier New" w:hAnsi="Courier New" w:cs="Courier New"/>
          <w:sz w:val="18"/>
        </w:rPr>
        <w:t>&lt;workspace&gt;/SIGSpringBoot101/lab 7/input</w:t>
      </w:r>
      <w:r>
        <w:rPr>
          <w:rFonts w:ascii="Courier New" w:hAnsi="Courier New" w:cs="Courier New"/>
          <w:sz w:val="18"/>
        </w:rPr>
        <w:t>/parts.xsd</w:t>
      </w:r>
    </w:p>
    <w:p w:rsidR="00652758" w:rsidRDefault="00652758" w:rsidP="007C2139">
      <w:r>
        <w:t xml:space="preserve">You need to import it into the Eclipse </w:t>
      </w:r>
      <w:r w:rsidR="003B1E09">
        <w:t xml:space="preserve">STS </w:t>
      </w:r>
      <w:r>
        <w:t xml:space="preserve">project in the </w:t>
      </w:r>
      <w:r w:rsidRPr="00652758">
        <w:rPr>
          <w:rFonts w:ascii="Courier New" w:hAnsi="Courier New" w:cs="Courier New"/>
          <w:sz w:val="18"/>
        </w:rPr>
        <w:t>resources</w:t>
      </w:r>
      <w:r>
        <w:t xml:space="preserve"> directory:</w:t>
      </w:r>
    </w:p>
    <w:p w:rsidR="00652758" w:rsidRDefault="00652758" w:rsidP="007C2139">
      <w:r w:rsidRPr="00652758">
        <w:rPr>
          <w:noProof/>
        </w:rPr>
        <w:drawing>
          <wp:inline distT="0" distB="0" distL="0" distR="0" wp14:anchorId="28DE6F61" wp14:editId="5841C918">
            <wp:extent cx="5716800" cy="1047600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6800" cy="10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758" w:rsidRDefault="00652758" w:rsidP="007C2139">
      <w:r>
        <w:t>Refresh the project in Eclipse</w:t>
      </w:r>
      <w:r w:rsidR="003B1E09">
        <w:t xml:space="preserve"> STS</w:t>
      </w:r>
      <w:r>
        <w:t xml:space="preserve"> by right-clicking it and </w:t>
      </w:r>
      <w:r w:rsidR="00E231DD">
        <w:t>click Refresh:</w:t>
      </w:r>
    </w:p>
    <w:p w:rsidR="00652758" w:rsidRDefault="00E231DD" w:rsidP="007C2139">
      <w:r>
        <w:rPr>
          <w:noProof/>
        </w:rPr>
        <w:drawing>
          <wp:inline distT="0" distB="0" distL="0" distR="0" wp14:anchorId="0AB15A54">
            <wp:extent cx="1706400" cy="2235600"/>
            <wp:effectExtent l="0" t="0" r="825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400" cy="2235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231DD" w:rsidRDefault="00E231DD" w:rsidP="007C2139">
      <w:r>
        <w:t xml:space="preserve">Now, open the </w:t>
      </w:r>
      <w:r w:rsidRPr="00E231DD">
        <w:rPr>
          <w:rFonts w:ascii="Courier New" w:hAnsi="Courier New" w:cs="Courier New"/>
          <w:sz w:val="18"/>
        </w:rPr>
        <w:t>parts.xsd</w:t>
      </w:r>
      <w:r>
        <w:t xml:space="preserve"> so you can examine the message definitions:</w:t>
      </w:r>
    </w:p>
    <w:p w:rsidR="00E231DD" w:rsidDel="004946B8" w:rsidRDefault="004946B8" w:rsidP="007C2139">
      <w:pPr>
        <w:rPr>
          <w:del w:id="0" w:author="Luc Gorissen" w:date="2018-04-03T19:37:00Z"/>
        </w:rPr>
      </w:pPr>
      <w:r w:rsidRPr="004946B8">
        <w:drawing>
          <wp:inline distT="0" distB="0" distL="0" distR="0" wp14:anchorId="1FF21D2D" wp14:editId="4D7D8BB2">
            <wp:extent cx="5551719" cy="17602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54132" cy="176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1DD" w:rsidRDefault="00E231DD" w:rsidP="007C2139">
      <w:r>
        <w:t>… and a bit further down the file the business object definitions:</w:t>
      </w:r>
    </w:p>
    <w:p w:rsidR="00E231DD" w:rsidRDefault="00E231DD" w:rsidP="007C2139">
      <w:r w:rsidRPr="00E231DD">
        <w:rPr>
          <w:noProof/>
        </w:rPr>
        <w:lastRenderedPageBreak/>
        <w:drawing>
          <wp:inline distT="0" distB="0" distL="0" distR="0" wp14:anchorId="34AC730A" wp14:editId="0A1D9087">
            <wp:extent cx="3992400" cy="2062800"/>
            <wp:effectExtent l="0" t="0" r="825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92400" cy="20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1DD" w:rsidRDefault="00E231DD" w:rsidP="007C2139"/>
    <w:p w:rsidR="0074745C" w:rsidRPr="00B17E4D" w:rsidRDefault="00A609FC" w:rsidP="0074745C">
      <w:pPr>
        <w:pStyle w:val="Heading1"/>
        <w:numPr>
          <w:ilvl w:val="0"/>
          <w:numId w:val="1"/>
        </w:numPr>
        <w:rPr>
          <w:rFonts w:asciiTheme="minorHAnsi" w:hAnsiTheme="minorHAnsi"/>
        </w:rPr>
      </w:pPr>
      <w:r>
        <w:rPr>
          <w:rFonts w:asciiTheme="minorHAnsi" w:hAnsiTheme="minorHAnsi"/>
        </w:rPr>
        <w:t>JAXB: J</w:t>
      </w:r>
      <w:r w:rsidR="00807293" w:rsidRPr="00807293">
        <w:rPr>
          <w:rFonts w:asciiTheme="minorHAnsi" w:hAnsiTheme="minorHAnsi"/>
        </w:rPr>
        <w:t>ava classes for parts.xsd</w:t>
      </w:r>
    </w:p>
    <w:p w:rsidR="0074745C" w:rsidRDefault="00851C09" w:rsidP="007C2139">
      <w:r>
        <w:t>In this section, we will use JA</w:t>
      </w:r>
      <w:r w:rsidR="0058245E">
        <w:t>X</w:t>
      </w:r>
      <w:r>
        <w:t xml:space="preserve">B to create the </w:t>
      </w:r>
      <w:r w:rsidR="003B1E09">
        <w:t>J</w:t>
      </w:r>
      <w:r>
        <w:t xml:space="preserve">ava classes for the messages and business objects defined in </w:t>
      </w:r>
      <w:r w:rsidRPr="00851C09">
        <w:rPr>
          <w:rFonts w:ascii="Courier New" w:hAnsi="Courier New" w:cs="Courier New"/>
          <w:sz w:val="20"/>
        </w:rPr>
        <w:t>parts.xsd</w:t>
      </w:r>
      <w:r>
        <w:t>.</w:t>
      </w:r>
    </w:p>
    <w:p w:rsidR="00807293" w:rsidRDefault="00807293" w:rsidP="007C2139">
      <w:r>
        <w:t xml:space="preserve">First, add the </w:t>
      </w:r>
      <w:r w:rsidR="00C33BF0">
        <w:t>JAXB</w:t>
      </w:r>
      <w:r>
        <w:t xml:space="preserve"> maven plugin in the pom.xml:</w:t>
      </w:r>
    </w:p>
    <w:p w:rsidR="00807293" w:rsidRDefault="00807293" w:rsidP="007C2139">
      <w:r w:rsidRPr="00807293">
        <w:rPr>
          <w:noProof/>
        </w:rPr>
        <w:drawing>
          <wp:inline distT="0" distB="0" distL="0" distR="0" wp14:anchorId="565384E9" wp14:editId="46B5DC0B">
            <wp:extent cx="5972810" cy="3307080"/>
            <wp:effectExtent l="0" t="0" r="889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1DD" w:rsidRDefault="00807293" w:rsidP="007C2139">
      <w:r>
        <w:t>Either type it in by hand… or copy it from the file:</w:t>
      </w:r>
    </w:p>
    <w:p w:rsidR="00807293" w:rsidRPr="00652758" w:rsidRDefault="00807293" w:rsidP="00807293">
      <w:pPr>
        <w:rPr>
          <w:rFonts w:ascii="Courier New" w:hAnsi="Courier New" w:cs="Courier New"/>
          <w:sz w:val="18"/>
        </w:rPr>
      </w:pPr>
      <w:r w:rsidRPr="00652758">
        <w:rPr>
          <w:rFonts w:ascii="Courier New" w:hAnsi="Courier New" w:cs="Courier New"/>
          <w:sz w:val="18"/>
        </w:rPr>
        <w:t>&lt;workspace&gt;/SIGSpringBoot101/lab 7/input</w:t>
      </w:r>
      <w:r>
        <w:rPr>
          <w:rFonts w:ascii="Courier New" w:hAnsi="Courier New" w:cs="Courier New"/>
          <w:sz w:val="18"/>
        </w:rPr>
        <w:t>/jaxb-plugin.xml</w:t>
      </w:r>
    </w:p>
    <w:p w:rsidR="003A4468" w:rsidRDefault="00807293" w:rsidP="007C2139">
      <w:r>
        <w:lastRenderedPageBreak/>
        <w:t>Next, generate the domain classes</w:t>
      </w:r>
      <w:r w:rsidR="003A4468">
        <w:t xml:space="preserve"> with the </w:t>
      </w:r>
      <w:r w:rsidR="003B1E09">
        <w:t xml:space="preserve">JAXB </w:t>
      </w:r>
      <w:r w:rsidR="003A4468">
        <w:t xml:space="preserve">plugin. Don’t forget to save the updated pom.xml first! The command to run the </w:t>
      </w:r>
      <w:r w:rsidR="003B1E09">
        <w:t xml:space="preserve">JAXB </w:t>
      </w:r>
      <w:r w:rsidR="003A4468">
        <w:t xml:space="preserve">plugin is </w:t>
      </w:r>
      <w:proofErr w:type="spellStart"/>
      <w:r w:rsidR="003A4468" w:rsidRPr="003A4468">
        <w:rPr>
          <w:rFonts w:ascii="Courier New" w:hAnsi="Courier New" w:cs="Courier New"/>
          <w:sz w:val="18"/>
        </w:rPr>
        <w:t>mvn</w:t>
      </w:r>
      <w:proofErr w:type="spellEnd"/>
      <w:r w:rsidR="003A4468" w:rsidRPr="003A4468">
        <w:rPr>
          <w:rFonts w:ascii="Courier New" w:hAnsi="Courier New" w:cs="Courier New"/>
          <w:sz w:val="18"/>
        </w:rPr>
        <w:t xml:space="preserve"> clean compile</w:t>
      </w:r>
      <w:r w:rsidR="001501BB">
        <w:rPr>
          <w:rFonts w:ascii="Courier New" w:hAnsi="Courier New" w:cs="Courier New"/>
          <w:sz w:val="18"/>
        </w:rPr>
        <w:t xml:space="preserve"> </w:t>
      </w:r>
      <w:r w:rsidR="003A4468">
        <w:t>:</w:t>
      </w:r>
    </w:p>
    <w:p w:rsidR="003A4468" w:rsidRDefault="003A4468" w:rsidP="007C2139">
      <w:r w:rsidRPr="003A4468">
        <w:rPr>
          <w:noProof/>
        </w:rPr>
        <w:drawing>
          <wp:inline distT="0" distB="0" distL="0" distR="0" wp14:anchorId="0169E015" wp14:editId="012711E0">
            <wp:extent cx="5972810" cy="3668395"/>
            <wp:effectExtent l="0" t="0" r="889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293" w:rsidRDefault="003A4468" w:rsidP="007C2139">
      <w:r>
        <w:t>Note that the location</w:t>
      </w:r>
      <w:del w:id="1" w:author="Jeffrey Resodikromo" w:date="2018-04-03T10:51:00Z">
        <w:r w:rsidDel="003B1E09">
          <w:delText xml:space="preserve"> </w:delText>
        </w:r>
      </w:del>
      <w:r>
        <w:t>/</w:t>
      </w:r>
      <w:del w:id="2" w:author="Jeffrey Resodikromo" w:date="2018-04-03T10:51:00Z">
        <w:r w:rsidDel="003B1E09">
          <w:delText xml:space="preserve"> </w:delText>
        </w:r>
      </w:del>
      <w:r>
        <w:t>packages for the generated sources reflect the namespace</w:t>
      </w:r>
      <w:r w:rsidR="001501BB">
        <w:t xml:space="preserve">. The packages for the namespace ‘http://dronebuzzers.com/parts/soap’ end up in package </w:t>
      </w:r>
      <w:r>
        <w:t>‘</w:t>
      </w:r>
      <w:proofErr w:type="spellStart"/>
      <w:r w:rsidR="00E20486">
        <w:t>com.dronesbuzzers.parts.soap</w:t>
      </w:r>
      <w:proofErr w:type="spellEnd"/>
      <w:r>
        <w:t>’</w:t>
      </w:r>
      <w:r w:rsidR="00E20486">
        <w:t xml:space="preserve">. </w:t>
      </w:r>
    </w:p>
    <w:p w:rsidR="00807293" w:rsidRDefault="00E20486" w:rsidP="007C2139">
      <w:r>
        <w:t xml:space="preserve">So far, all pretty straightforward </w:t>
      </w:r>
      <w:r w:rsidR="002F188C">
        <w:t xml:space="preserve">JAXB </w:t>
      </w:r>
      <w:r>
        <w:t>stuff.</w:t>
      </w:r>
    </w:p>
    <w:p w:rsidR="00C80EB6" w:rsidRPr="00B17E4D" w:rsidRDefault="00A609FC" w:rsidP="00C80EB6">
      <w:pPr>
        <w:pStyle w:val="Heading1"/>
        <w:numPr>
          <w:ilvl w:val="0"/>
          <w:numId w:val="1"/>
        </w:numPr>
        <w:rPr>
          <w:rFonts w:asciiTheme="minorHAnsi" w:hAnsiTheme="minorHAnsi"/>
        </w:rPr>
      </w:pPr>
      <w:r>
        <w:rPr>
          <w:rFonts w:asciiTheme="minorHAnsi" w:hAnsiTheme="minorHAnsi"/>
        </w:rPr>
        <w:t>P</w:t>
      </w:r>
      <w:r w:rsidR="00C80EB6" w:rsidRPr="00807293">
        <w:rPr>
          <w:rFonts w:asciiTheme="minorHAnsi" w:hAnsiTheme="minorHAnsi"/>
        </w:rPr>
        <w:t>arts</w:t>
      </w:r>
      <w:r w:rsidR="00C80EB6">
        <w:rPr>
          <w:rFonts w:asciiTheme="minorHAnsi" w:hAnsiTheme="minorHAnsi"/>
        </w:rPr>
        <w:t xml:space="preserve"> repository</w:t>
      </w:r>
    </w:p>
    <w:p w:rsidR="00E20486" w:rsidRDefault="00E20486" w:rsidP="007C2139"/>
    <w:p w:rsidR="00C80EB6" w:rsidRDefault="00C80EB6" w:rsidP="007C2139">
      <w:r>
        <w:t>As the parts web service also needs access to parts data, we need to have a parts repository. For this lab, we created a simple java class that will be used as a repository. Nothing fancy, just copy it from:</w:t>
      </w:r>
    </w:p>
    <w:p w:rsidR="00C80EB6" w:rsidRPr="00652758" w:rsidRDefault="00C80EB6" w:rsidP="00C80EB6">
      <w:pPr>
        <w:rPr>
          <w:rFonts w:ascii="Courier New" w:hAnsi="Courier New" w:cs="Courier New"/>
          <w:sz w:val="18"/>
        </w:rPr>
      </w:pPr>
      <w:r w:rsidRPr="00652758">
        <w:rPr>
          <w:rFonts w:ascii="Courier New" w:hAnsi="Courier New" w:cs="Courier New"/>
          <w:sz w:val="18"/>
        </w:rPr>
        <w:t>&lt;workspace&gt;/SIGSpringBoot101/lab 7/input</w:t>
      </w:r>
      <w:r>
        <w:rPr>
          <w:rFonts w:ascii="Courier New" w:hAnsi="Courier New" w:cs="Courier New"/>
          <w:sz w:val="18"/>
        </w:rPr>
        <w:t>/PartRepository.java</w:t>
      </w:r>
    </w:p>
    <w:p w:rsidR="00C80EB6" w:rsidRDefault="00C80EB6" w:rsidP="007C2139">
      <w:r>
        <w:t xml:space="preserve">Mind to put it in the right directory: </w:t>
      </w:r>
      <w:r w:rsidRPr="00C80EB6">
        <w:rPr>
          <w:rFonts w:ascii="Courier New" w:hAnsi="Courier New" w:cs="Courier New"/>
          <w:sz w:val="18"/>
        </w:rPr>
        <w:t>repository</w:t>
      </w:r>
    </w:p>
    <w:p w:rsidR="00C80EB6" w:rsidRDefault="00C80EB6" w:rsidP="007C2139">
      <w:r w:rsidRPr="00C80EB6">
        <w:rPr>
          <w:noProof/>
        </w:rPr>
        <w:lastRenderedPageBreak/>
        <w:drawing>
          <wp:inline distT="0" distB="0" distL="0" distR="0" wp14:anchorId="45F305A1" wp14:editId="172BCCAE">
            <wp:extent cx="5972810" cy="941070"/>
            <wp:effectExtent l="0" t="0" r="889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0BD" w:rsidRDefault="00851C09" w:rsidP="007C2139">
      <w:r>
        <w:t xml:space="preserve">The </w:t>
      </w:r>
      <w:proofErr w:type="spellStart"/>
      <w:r>
        <w:t>PartRepository</w:t>
      </w:r>
      <w:proofErr w:type="spellEnd"/>
      <w:r>
        <w:t xml:space="preserve"> class has hard-coded drone parts and some methods for retrieving information about them.</w:t>
      </w:r>
    </w:p>
    <w:p w:rsidR="00851C09" w:rsidRDefault="00851C09" w:rsidP="007C2139">
      <w:r>
        <w:t>Refresh the project!</w:t>
      </w:r>
    </w:p>
    <w:p w:rsidR="00C154DA" w:rsidRPr="00B17E4D" w:rsidRDefault="00A609FC" w:rsidP="006640BD">
      <w:pPr>
        <w:pStyle w:val="Heading1"/>
        <w:numPr>
          <w:ilvl w:val="0"/>
          <w:numId w:val="1"/>
        </w:numPr>
        <w:rPr>
          <w:rFonts w:asciiTheme="minorHAnsi" w:hAnsiTheme="minorHAnsi"/>
        </w:rPr>
      </w:pPr>
      <w:r>
        <w:rPr>
          <w:rFonts w:asciiTheme="minorHAnsi" w:hAnsiTheme="minorHAnsi"/>
        </w:rPr>
        <w:t>W</w:t>
      </w:r>
      <w:r w:rsidR="00C154DA">
        <w:rPr>
          <w:rFonts w:asciiTheme="minorHAnsi" w:hAnsiTheme="minorHAnsi"/>
        </w:rPr>
        <w:t>eb service endpoint</w:t>
      </w:r>
    </w:p>
    <w:p w:rsidR="00C154DA" w:rsidRDefault="00C154DA" w:rsidP="007C2139"/>
    <w:p w:rsidR="00C154DA" w:rsidRDefault="00C154DA" w:rsidP="007C2139">
      <w:r>
        <w:t xml:space="preserve">A SOAP web service has an endpoint. </w:t>
      </w:r>
      <w:r w:rsidR="006640BD">
        <w:t>It is a simple java class with some Spring Boot annotations.</w:t>
      </w:r>
    </w:p>
    <w:p w:rsidR="006640BD" w:rsidRDefault="006640BD" w:rsidP="007C2139">
      <w:r>
        <w:t xml:space="preserve">Create a new </w:t>
      </w:r>
      <w:r w:rsidR="007478C6">
        <w:t>J</w:t>
      </w:r>
      <w:r>
        <w:t>ava class by right-clicking the project, select New and then Class:</w:t>
      </w:r>
    </w:p>
    <w:p w:rsidR="006640BD" w:rsidRDefault="006640BD" w:rsidP="007C2139">
      <w:r w:rsidRPr="006640BD">
        <w:rPr>
          <w:noProof/>
        </w:rPr>
        <w:drawing>
          <wp:inline distT="0" distB="0" distL="0" distR="0" wp14:anchorId="7D1E7FF7" wp14:editId="6C17BE42">
            <wp:extent cx="3492000" cy="18180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2000" cy="18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EB6" w:rsidRDefault="006640BD" w:rsidP="007C2139">
      <w:r>
        <w:t>Complete like shown below:</w:t>
      </w:r>
    </w:p>
    <w:p w:rsidR="00C33BF0" w:rsidRDefault="00C33BF0" w:rsidP="002F188C">
      <w:pPr>
        <w:pStyle w:val="ListParagraph"/>
        <w:numPr>
          <w:ilvl w:val="0"/>
          <w:numId w:val="5"/>
        </w:numPr>
      </w:pPr>
      <w:r>
        <w:t xml:space="preserve">Source folder: </w:t>
      </w:r>
      <w:proofErr w:type="spellStart"/>
      <w:r>
        <w:t>dronebuzzers</w:t>
      </w:r>
      <w:proofErr w:type="spellEnd"/>
      <w:r>
        <w:t>-soap-service/</w:t>
      </w:r>
      <w:proofErr w:type="spellStart"/>
      <w:r>
        <w:t>src</w:t>
      </w:r>
      <w:proofErr w:type="spellEnd"/>
      <w:r>
        <w:t>/main/java</w:t>
      </w:r>
    </w:p>
    <w:p w:rsidR="00C33BF0" w:rsidRPr="00C2424D" w:rsidRDefault="00C33BF0" w:rsidP="00C33BF0">
      <w:pPr>
        <w:pStyle w:val="ListParagraph"/>
        <w:numPr>
          <w:ilvl w:val="0"/>
          <w:numId w:val="5"/>
        </w:numPr>
      </w:pPr>
      <w:r>
        <w:t xml:space="preserve">Package: </w:t>
      </w:r>
      <w:proofErr w:type="spellStart"/>
      <w:r>
        <w:t>com.dronebuzzers.soap.service</w:t>
      </w:r>
      <w:proofErr w:type="spellEnd"/>
    </w:p>
    <w:p w:rsidR="00C33BF0" w:rsidRDefault="00C33BF0" w:rsidP="00C33BF0">
      <w:pPr>
        <w:pStyle w:val="ListParagraph"/>
        <w:numPr>
          <w:ilvl w:val="0"/>
          <w:numId w:val="5"/>
        </w:numPr>
      </w:pPr>
      <w:r>
        <w:t xml:space="preserve">Name: </w:t>
      </w:r>
      <w:proofErr w:type="spellStart"/>
      <w:r>
        <w:t>PartEndpoint</w:t>
      </w:r>
      <w:proofErr w:type="spellEnd"/>
    </w:p>
    <w:p w:rsidR="006640BD" w:rsidRDefault="006640BD" w:rsidP="007C2139">
      <w:r w:rsidRPr="006640BD">
        <w:rPr>
          <w:noProof/>
        </w:rPr>
        <w:lastRenderedPageBreak/>
        <w:drawing>
          <wp:inline distT="0" distB="0" distL="0" distR="0" wp14:anchorId="182A6F48" wp14:editId="10D2823F">
            <wp:extent cx="3236400" cy="3517200"/>
            <wp:effectExtent l="0" t="0" r="254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36400" cy="351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EB6" w:rsidRDefault="006640BD" w:rsidP="007C2139">
      <w:r>
        <w:t>Click Finish</w:t>
      </w:r>
    </w:p>
    <w:p w:rsidR="006640BD" w:rsidRDefault="006640BD" w:rsidP="007C2139">
      <w:r>
        <w:t>In the resulting file, copy the contents of the file:</w:t>
      </w:r>
    </w:p>
    <w:p w:rsidR="006640BD" w:rsidRPr="00652758" w:rsidRDefault="006640BD" w:rsidP="006640BD">
      <w:pPr>
        <w:rPr>
          <w:rFonts w:ascii="Courier New" w:hAnsi="Courier New" w:cs="Courier New"/>
          <w:sz w:val="18"/>
        </w:rPr>
      </w:pPr>
      <w:r w:rsidRPr="00652758">
        <w:rPr>
          <w:rFonts w:ascii="Courier New" w:hAnsi="Courier New" w:cs="Courier New"/>
          <w:sz w:val="18"/>
        </w:rPr>
        <w:t>&lt;workspace&gt;/SIGSpringBoot101/lab 7/input</w:t>
      </w:r>
      <w:r>
        <w:rPr>
          <w:rFonts w:ascii="Courier New" w:hAnsi="Courier New" w:cs="Courier New"/>
          <w:sz w:val="18"/>
        </w:rPr>
        <w:t>/PartEndpoint.java</w:t>
      </w:r>
    </w:p>
    <w:p w:rsidR="006640BD" w:rsidRDefault="0010688F" w:rsidP="007C2139">
      <w:r>
        <w:t>And examine the – annotations in – the code:</w:t>
      </w:r>
    </w:p>
    <w:p w:rsidR="00E231DD" w:rsidRDefault="003A2B00" w:rsidP="007C2139">
      <w:r w:rsidRPr="003A2B00">
        <w:rPr>
          <w:noProof/>
        </w:rPr>
        <w:drawing>
          <wp:inline distT="0" distB="0" distL="0" distR="0" wp14:anchorId="4EA0404C" wp14:editId="7E443DC1">
            <wp:extent cx="5972810" cy="2735580"/>
            <wp:effectExtent l="0" t="0" r="8890" b="762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B00" w:rsidRDefault="003A2B00" w:rsidP="007C2139"/>
    <w:p w:rsidR="009E0E28" w:rsidRPr="00B17E4D" w:rsidRDefault="00A609FC" w:rsidP="009E0E28">
      <w:pPr>
        <w:pStyle w:val="Heading1"/>
        <w:numPr>
          <w:ilvl w:val="0"/>
          <w:numId w:val="1"/>
        </w:numPr>
        <w:rPr>
          <w:rFonts w:asciiTheme="minorHAnsi" w:hAnsiTheme="minorHAnsi"/>
        </w:rPr>
      </w:pPr>
      <w:r>
        <w:rPr>
          <w:rFonts w:asciiTheme="minorHAnsi" w:hAnsiTheme="minorHAnsi"/>
        </w:rPr>
        <w:t>W</w:t>
      </w:r>
      <w:r w:rsidR="009E0E28">
        <w:rPr>
          <w:rFonts w:asciiTheme="minorHAnsi" w:hAnsiTheme="minorHAnsi"/>
        </w:rPr>
        <w:t>eb service configuration</w:t>
      </w:r>
    </w:p>
    <w:p w:rsidR="009E0E28" w:rsidRDefault="009E0E28" w:rsidP="007C2139"/>
    <w:p w:rsidR="009E0E28" w:rsidRDefault="009E0E28" w:rsidP="007C2139">
      <w:r>
        <w:t>The previous section defined what the web service is doing on its endpoint. Now, we configure the web service endpoint itself.</w:t>
      </w:r>
    </w:p>
    <w:p w:rsidR="009E0E28" w:rsidRDefault="009E0E28" w:rsidP="009E0E28">
      <w:r>
        <w:t>Create a new java class by right-clicking the project, select New and then Class:</w:t>
      </w:r>
    </w:p>
    <w:p w:rsidR="009E0E28" w:rsidRDefault="009E0E28" w:rsidP="009E0E28">
      <w:r w:rsidRPr="006640BD">
        <w:rPr>
          <w:noProof/>
        </w:rPr>
        <w:drawing>
          <wp:inline distT="0" distB="0" distL="0" distR="0" wp14:anchorId="1319D1A8" wp14:editId="608CC530">
            <wp:extent cx="3492000" cy="18180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2000" cy="18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E28" w:rsidRDefault="009E0E28" w:rsidP="009E0E28">
      <w:r>
        <w:t>Complete like shown below:</w:t>
      </w:r>
    </w:p>
    <w:p w:rsidR="00263933" w:rsidRDefault="00263933" w:rsidP="00263933">
      <w:pPr>
        <w:pStyle w:val="ListParagraph"/>
        <w:numPr>
          <w:ilvl w:val="0"/>
          <w:numId w:val="5"/>
        </w:numPr>
      </w:pPr>
      <w:r>
        <w:t xml:space="preserve">Source folder: </w:t>
      </w:r>
      <w:proofErr w:type="spellStart"/>
      <w:r>
        <w:t>dronebuzzers</w:t>
      </w:r>
      <w:proofErr w:type="spellEnd"/>
      <w:r>
        <w:t>-soap-service/</w:t>
      </w:r>
      <w:proofErr w:type="spellStart"/>
      <w:r>
        <w:t>src</w:t>
      </w:r>
      <w:proofErr w:type="spellEnd"/>
      <w:r>
        <w:t>/main/java</w:t>
      </w:r>
    </w:p>
    <w:p w:rsidR="00263933" w:rsidRPr="00C2424D" w:rsidRDefault="00263933" w:rsidP="00263933">
      <w:pPr>
        <w:pStyle w:val="ListParagraph"/>
        <w:numPr>
          <w:ilvl w:val="0"/>
          <w:numId w:val="5"/>
        </w:numPr>
      </w:pPr>
      <w:r>
        <w:t xml:space="preserve">Package: </w:t>
      </w:r>
      <w:proofErr w:type="spellStart"/>
      <w:r>
        <w:t>com.dronebuzzers.soap.service</w:t>
      </w:r>
      <w:proofErr w:type="spellEnd"/>
    </w:p>
    <w:p w:rsidR="00263933" w:rsidRDefault="00263933" w:rsidP="00263933">
      <w:pPr>
        <w:pStyle w:val="ListParagraph"/>
        <w:numPr>
          <w:ilvl w:val="0"/>
          <w:numId w:val="5"/>
        </w:numPr>
      </w:pPr>
      <w:r>
        <w:t xml:space="preserve">Name: </w:t>
      </w:r>
      <w:proofErr w:type="spellStart"/>
      <w:r>
        <w:t>WebServiceConfig</w:t>
      </w:r>
      <w:proofErr w:type="spellEnd"/>
    </w:p>
    <w:p w:rsidR="00263933" w:rsidRDefault="00263933" w:rsidP="009E0E28"/>
    <w:p w:rsidR="009E0E28" w:rsidRDefault="009E0E28" w:rsidP="007C2139">
      <w:r w:rsidRPr="009E0E28">
        <w:rPr>
          <w:noProof/>
        </w:rPr>
        <w:lastRenderedPageBreak/>
        <w:drawing>
          <wp:inline distT="0" distB="0" distL="0" distR="0" wp14:anchorId="458A08A2" wp14:editId="5B7A01DF">
            <wp:extent cx="3232800" cy="3513600"/>
            <wp:effectExtent l="0" t="0" r="571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32800" cy="35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E28" w:rsidRDefault="009E0E28" w:rsidP="009E0E28">
      <w:r>
        <w:t>Click Finish</w:t>
      </w:r>
    </w:p>
    <w:p w:rsidR="009E0E28" w:rsidRDefault="009E0E28" w:rsidP="009E0E28">
      <w:r>
        <w:t>In the resulting file, copy the contents of the file:</w:t>
      </w:r>
    </w:p>
    <w:p w:rsidR="009E0E28" w:rsidRPr="00652758" w:rsidRDefault="009E0E28" w:rsidP="009E0E28">
      <w:pPr>
        <w:rPr>
          <w:rFonts w:ascii="Courier New" w:hAnsi="Courier New" w:cs="Courier New"/>
          <w:sz w:val="18"/>
        </w:rPr>
      </w:pPr>
      <w:r w:rsidRPr="00652758">
        <w:rPr>
          <w:rFonts w:ascii="Courier New" w:hAnsi="Courier New" w:cs="Courier New"/>
          <w:sz w:val="18"/>
        </w:rPr>
        <w:t>&lt;workspace&gt;/SIGSpringBoot101/lab 7/input</w:t>
      </w:r>
      <w:r>
        <w:rPr>
          <w:rFonts w:ascii="Courier New" w:hAnsi="Courier New" w:cs="Courier New"/>
          <w:sz w:val="18"/>
        </w:rPr>
        <w:t>/WebServiceConfig.java</w:t>
      </w:r>
    </w:p>
    <w:p w:rsidR="009E0E28" w:rsidRDefault="009E0E28" w:rsidP="009E0E28">
      <w:r>
        <w:t>And examine the annotations in the code:</w:t>
      </w:r>
    </w:p>
    <w:p w:rsidR="009E0E28" w:rsidRDefault="001B715A" w:rsidP="007C2139">
      <w:r w:rsidRPr="001B715A">
        <w:rPr>
          <w:noProof/>
        </w:rPr>
        <w:lastRenderedPageBreak/>
        <w:drawing>
          <wp:inline distT="0" distB="0" distL="0" distR="0" wp14:anchorId="11BF1F3B" wp14:editId="6C1DE330">
            <wp:extent cx="5061600" cy="3240000"/>
            <wp:effectExtent l="0" t="0" r="571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616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9FC" w:rsidRDefault="00A609FC" w:rsidP="007C2139"/>
    <w:p w:rsidR="00A609FC" w:rsidRPr="00B17E4D" w:rsidRDefault="00A609FC" w:rsidP="00A609FC">
      <w:pPr>
        <w:pStyle w:val="Heading1"/>
        <w:numPr>
          <w:ilvl w:val="0"/>
          <w:numId w:val="1"/>
        </w:numPr>
        <w:rPr>
          <w:rFonts w:asciiTheme="minorHAnsi" w:hAnsiTheme="minorHAnsi"/>
        </w:rPr>
      </w:pPr>
      <w:r>
        <w:rPr>
          <w:rFonts w:asciiTheme="minorHAnsi" w:hAnsiTheme="minorHAnsi"/>
        </w:rPr>
        <w:t>Runnable application</w:t>
      </w:r>
    </w:p>
    <w:p w:rsidR="00A609FC" w:rsidRDefault="00A609FC" w:rsidP="007C2139"/>
    <w:p w:rsidR="001B715A" w:rsidRDefault="001B715A" w:rsidP="007C2139">
      <w:r>
        <w:t>In order to turn this project into a runnable application, create the class Application.</w:t>
      </w:r>
    </w:p>
    <w:p w:rsidR="001B715A" w:rsidRDefault="001B715A" w:rsidP="001B715A">
      <w:r>
        <w:t>Create a new java class by right-clicking the project, select New and then Class:</w:t>
      </w:r>
    </w:p>
    <w:p w:rsidR="001B715A" w:rsidRDefault="001B715A" w:rsidP="001B715A">
      <w:r w:rsidRPr="006640BD">
        <w:rPr>
          <w:noProof/>
        </w:rPr>
        <w:drawing>
          <wp:inline distT="0" distB="0" distL="0" distR="0" wp14:anchorId="238C601B" wp14:editId="5B4FBC6E">
            <wp:extent cx="3492000" cy="18180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2000" cy="18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15A" w:rsidRDefault="001B715A" w:rsidP="00263933">
      <w:pPr>
        <w:keepNext/>
      </w:pPr>
      <w:r>
        <w:lastRenderedPageBreak/>
        <w:t>Complete like shown below:</w:t>
      </w:r>
    </w:p>
    <w:p w:rsidR="00263933" w:rsidRDefault="00263933" w:rsidP="00263933">
      <w:pPr>
        <w:pStyle w:val="ListParagraph"/>
        <w:keepNext/>
        <w:numPr>
          <w:ilvl w:val="0"/>
          <w:numId w:val="5"/>
        </w:numPr>
      </w:pPr>
      <w:r>
        <w:t xml:space="preserve">Source folder: </w:t>
      </w:r>
      <w:proofErr w:type="spellStart"/>
      <w:r>
        <w:t>dronebuzzers</w:t>
      </w:r>
      <w:proofErr w:type="spellEnd"/>
      <w:r>
        <w:t>-soap-service/</w:t>
      </w:r>
      <w:proofErr w:type="spellStart"/>
      <w:r>
        <w:t>src</w:t>
      </w:r>
      <w:proofErr w:type="spellEnd"/>
      <w:r>
        <w:t>/main/java</w:t>
      </w:r>
    </w:p>
    <w:p w:rsidR="00263933" w:rsidRPr="00C2424D" w:rsidRDefault="00263933" w:rsidP="00263933">
      <w:pPr>
        <w:pStyle w:val="ListParagraph"/>
        <w:keepNext/>
        <w:numPr>
          <w:ilvl w:val="0"/>
          <w:numId w:val="5"/>
        </w:numPr>
      </w:pPr>
      <w:r>
        <w:t xml:space="preserve">Package: </w:t>
      </w:r>
      <w:proofErr w:type="spellStart"/>
      <w:r>
        <w:t>com.dronebuzzers.soap.service</w:t>
      </w:r>
      <w:proofErr w:type="spellEnd"/>
    </w:p>
    <w:p w:rsidR="00263933" w:rsidRDefault="00263933" w:rsidP="00263933">
      <w:pPr>
        <w:pStyle w:val="ListParagraph"/>
        <w:keepNext/>
        <w:numPr>
          <w:ilvl w:val="0"/>
          <w:numId w:val="5"/>
        </w:numPr>
      </w:pPr>
      <w:r>
        <w:t>Name: Application</w:t>
      </w:r>
    </w:p>
    <w:p w:rsidR="009E0E28" w:rsidRDefault="00A609FC" w:rsidP="007C2139">
      <w:r w:rsidRPr="00A609FC">
        <w:rPr>
          <w:noProof/>
        </w:rPr>
        <w:drawing>
          <wp:inline distT="0" distB="0" distL="0" distR="0" wp14:anchorId="175DB970" wp14:editId="019FCD57">
            <wp:extent cx="3243600" cy="35280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43600" cy="35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15A" w:rsidRDefault="001B715A" w:rsidP="001B715A">
      <w:r>
        <w:t>In the resulting file, copy the contents of the file:</w:t>
      </w:r>
    </w:p>
    <w:p w:rsidR="001B715A" w:rsidRPr="00652758" w:rsidRDefault="001B715A" w:rsidP="001B715A">
      <w:pPr>
        <w:rPr>
          <w:rFonts w:ascii="Courier New" w:hAnsi="Courier New" w:cs="Courier New"/>
          <w:sz w:val="18"/>
        </w:rPr>
      </w:pPr>
      <w:r w:rsidRPr="00652758">
        <w:rPr>
          <w:rFonts w:ascii="Courier New" w:hAnsi="Courier New" w:cs="Courier New"/>
          <w:sz w:val="18"/>
        </w:rPr>
        <w:t>&lt;workspace&gt;/SIGSpringBoot101/lab 7/input</w:t>
      </w:r>
      <w:r>
        <w:rPr>
          <w:rFonts w:ascii="Courier New" w:hAnsi="Courier New" w:cs="Courier New"/>
          <w:sz w:val="18"/>
        </w:rPr>
        <w:t>/Application.java</w:t>
      </w:r>
    </w:p>
    <w:p w:rsidR="001B715A" w:rsidRDefault="001B715A" w:rsidP="001B715A">
      <w:r>
        <w:t>And examine the annotations in the code:</w:t>
      </w:r>
    </w:p>
    <w:p w:rsidR="003A2B00" w:rsidRDefault="001B715A" w:rsidP="007C2139">
      <w:r w:rsidRPr="001B715A">
        <w:rPr>
          <w:noProof/>
        </w:rPr>
        <w:drawing>
          <wp:inline distT="0" distB="0" distL="0" distR="0" wp14:anchorId="17732842" wp14:editId="09C30952">
            <wp:extent cx="5004000" cy="1656000"/>
            <wp:effectExtent l="0" t="0" r="6350" b="190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04000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15A" w:rsidRDefault="001B715A" w:rsidP="007C2139">
      <w:r>
        <w:t>After saving all files in Eclipse</w:t>
      </w:r>
      <w:r w:rsidR="003346AD">
        <w:t xml:space="preserve"> STS</w:t>
      </w:r>
      <w:r>
        <w:t>, the implementation of the S</w:t>
      </w:r>
      <w:r w:rsidR="001D0E81">
        <w:t>OAP</w:t>
      </w:r>
      <w:r>
        <w:t xml:space="preserve"> web service is finished.</w:t>
      </w:r>
    </w:p>
    <w:p w:rsidR="001B715A" w:rsidRDefault="001B715A" w:rsidP="007C2139"/>
    <w:p w:rsidR="00C2424D" w:rsidRPr="00B17E4D" w:rsidRDefault="001B715A" w:rsidP="00C2424D">
      <w:pPr>
        <w:pStyle w:val="Heading1"/>
        <w:numPr>
          <w:ilvl w:val="0"/>
          <w:numId w:val="1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Run and </w:t>
      </w:r>
      <w:r w:rsidR="00C2424D">
        <w:rPr>
          <w:rFonts w:asciiTheme="minorHAnsi" w:hAnsiTheme="minorHAnsi"/>
        </w:rPr>
        <w:t>Test</w:t>
      </w:r>
      <w:r>
        <w:rPr>
          <w:rFonts w:asciiTheme="minorHAnsi" w:hAnsiTheme="minorHAnsi"/>
        </w:rPr>
        <w:t xml:space="preserve"> the Soap web service</w:t>
      </w:r>
    </w:p>
    <w:p w:rsidR="00671C2F" w:rsidRDefault="00671C2F" w:rsidP="007C2139"/>
    <w:p w:rsidR="00671C2F" w:rsidRDefault="001B715A" w:rsidP="007C2139">
      <w:r>
        <w:t xml:space="preserve">Let’s start the web service from the command line, using </w:t>
      </w:r>
      <w:proofErr w:type="spellStart"/>
      <w:r w:rsidRPr="001B715A">
        <w:rPr>
          <w:rFonts w:ascii="Courier New" w:hAnsi="Courier New" w:cs="Courier New"/>
          <w:sz w:val="18"/>
        </w:rPr>
        <w:t>mvn</w:t>
      </w:r>
      <w:proofErr w:type="spellEnd"/>
      <w:r w:rsidRPr="001B715A">
        <w:rPr>
          <w:rFonts w:ascii="Courier New" w:hAnsi="Courier New" w:cs="Courier New"/>
          <w:sz w:val="18"/>
        </w:rPr>
        <w:t xml:space="preserve"> clean package</w:t>
      </w:r>
      <w:r w:rsidR="004946B8">
        <w:rPr>
          <w:rStyle w:val="FootnoteReference"/>
          <w:rFonts w:ascii="Courier New" w:hAnsi="Courier New" w:cs="Courier New"/>
          <w:sz w:val="18"/>
        </w:rPr>
        <w:footnoteReference w:id="1"/>
      </w:r>
      <w:r>
        <w:t>:</w:t>
      </w:r>
    </w:p>
    <w:p w:rsidR="001B715A" w:rsidRDefault="001B715A" w:rsidP="007C2139">
      <w:r w:rsidRPr="001B715A">
        <w:rPr>
          <w:noProof/>
        </w:rPr>
        <w:drawing>
          <wp:inline distT="0" distB="0" distL="0" distR="0" wp14:anchorId="7407B69D" wp14:editId="775A46DE">
            <wp:extent cx="5886000" cy="3592800"/>
            <wp:effectExtent l="0" t="0" r="635" b="825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86000" cy="35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15A" w:rsidRDefault="001B715A" w:rsidP="007C2139">
      <w:r>
        <w:t>Next, the web service can be started with the command:</w:t>
      </w:r>
    </w:p>
    <w:p w:rsidR="00671C2F" w:rsidRDefault="001B715A" w:rsidP="007C2139">
      <w:r w:rsidRPr="001B715A">
        <w:rPr>
          <w:rFonts w:ascii="Courier New" w:hAnsi="Courier New" w:cs="Courier New"/>
          <w:sz w:val="18"/>
        </w:rPr>
        <w:t>java -jar target/dronebuzzers-soap-service-0.0.1-SNAPSHOT.jar</w:t>
      </w:r>
    </w:p>
    <w:p w:rsidR="00671C2F" w:rsidRDefault="001B715A" w:rsidP="007C2139">
      <w:r w:rsidRPr="001B715A">
        <w:rPr>
          <w:noProof/>
        </w:rPr>
        <w:lastRenderedPageBreak/>
        <w:drawing>
          <wp:inline distT="0" distB="0" distL="0" distR="0" wp14:anchorId="76E17234" wp14:editId="7EAFC697">
            <wp:extent cx="5972810" cy="2896870"/>
            <wp:effectExtent l="0" t="0" r="889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C2F" w:rsidRDefault="00671C2F" w:rsidP="007C2139"/>
    <w:p w:rsidR="001B715A" w:rsidRDefault="001B715A" w:rsidP="007C2139">
      <w:r>
        <w:t xml:space="preserve">With the service up and running, you can have a look at the WSDL by </w:t>
      </w:r>
    </w:p>
    <w:p w:rsidR="00671C2F" w:rsidRDefault="00437F59" w:rsidP="007C2139">
      <w:hyperlink r:id="rId31" w:history="1">
        <w:r w:rsidR="00E3094D" w:rsidRPr="00EF3D3A">
          <w:rPr>
            <w:rStyle w:val="Hyperlink"/>
          </w:rPr>
          <w:t>http://localhost:8080/parts/soap/parts.wsdl</w:t>
        </w:r>
      </w:hyperlink>
      <w:r w:rsidR="00E3094D">
        <w:t xml:space="preserve"> </w:t>
      </w:r>
    </w:p>
    <w:p w:rsidR="00E3094D" w:rsidRPr="007C2139" w:rsidRDefault="00F81E38" w:rsidP="007C2139">
      <w:r>
        <w:t xml:space="preserve">The testing work can be done with </w:t>
      </w:r>
      <w:proofErr w:type="spellStart"/>
      <w:r>
        <w:t>SoapUI</w:t>
      </w:r>
      <w:proofErr w:type="spellEnd"/>
      <w:r>
        <w:t xml:space="preserve">. Start </w:t>
      </w:r>
      <w:proofErr w:type="spellStart"/>
      <w:r>
        <w:t>SoapUI</w:t>
      </w:r>
      <w:proofErr w:type="spellEnd"/>
      <w:r>
        <w:t xml:space="preserve"> by clicking on </w:t>
      </w:r>
      <w:r w:rsidRPr="00F81E38">
        <w:rPr>
          <w:noProof/>
        </w:rPr>
        <w:drawing>
          <wp:inline distT="0" distB="0" distL="0" distR="0" wp14:anchorId="0832825D" wp14:editId="1F30A9AB">
            <wp:extent cx="396274" cy="411516"/>
            <wp:effectExtent l="0" t="0" r="3810" b="762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6274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A98" w:rsidRDefault="00F81E38">
      <w:proofErr w:type="spellStart"/>
      <w:r>
        <w:t>SoapUI</w:t>
      </w:r>
      <w:proofErr w:type="spellEnd"/>
      <w:r>
        <w:t xml:space="preserve"> will start. Next, import the sample project:</w:t>
      </w:r>
    </w:p>
    <w:p w:rsidR="00F81E38" w:rsidRPr="00652758" w:rsidRDefault="00F81E38" w:rsidP="00F81E38">
      <w:pPr>
        <w:rPr>
          <w:rFonts w:ascii="Courier New" w:hAnsi="Courier New" w:cs="Courier New"/>
          <w:sz w:val="18"/>
        </w:rPr>
      </w:pPr>
      <w:r w:rsidRPr="00652758">
        <w:rPr>
          <w:rFonts w:ascii="Courier New" w:hAnsi="Courier New" w:cs="Courier New"/>
          <w:sz w:val="18"/>
        </w:rPr>
        <w:t>&lt;workspace&gt;/SIGSpringBoot101/lab 7/input</w:t>
      </w:r>
      <w:r>
        <w:rPr>
          <w:rFonts w:ascii="Courier New" w:hAnsi="Courier New" w:cs="Courier New"/>
          <w:sz w:val="18"/>
        </w:rPr>
        <w:t>/</w:t>
      </w:r>
      <w:r w:rsidRPr="00F81E38">
        <w:rPr>
          <w:rFonts w:ascii="Courier New" w:hAnsi="Courier New" w:cs="Courier New"/>
          <w:sz w:val="18"/>
        </w:rPr>
        <w:t>DroneBuzzers-SOAP-parts-soapui-project.xml</w:t>
      </w:r>
    </w:p>
    <w:p w:rsidR="00F81E38" w:rsidRDefault="00F81E38">
      <w:r>
        <w:t xml:space="preserve">In </w:t>
      </w:r>
      <w:proofErr w:type="spellStart"/>
      <w:r>
        <w:t>SoapUI</w:t>
      </w:r>
      <w:proofErr w:type="spellEnd"/>
      <w:r>
        <w:t>, click File – Import Project:</w:t>
      </w:r>
    </w:p>
    <w:p w:rsidR="00F81E38" w:rsidRDefault="00F81E38">
      <w:r w:rsidRPr="00F81E38">
        <w:rPr>
          <w:noProof/>
        </w:rPr>
        <w:drawing>
          <wp:inline distT="0" distB="0" distL="0" distR="0" wp14:anchorId="607D8DD5" wp14:editId="47BEEAF2">
            <wp:extent cx="3430800" cy="1256400"/>
            <wp:effectExtent l="0" t="0" r="0" b="127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30800" cy="12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A98" w:rsidRDefault="00F81E38">
      <w:r>
        <w:t>Select the sample project:</w:t>
      </w:r>
    </w:p>
    <w:p w:rsidR="00F81E38" w:rsidRDefault="00F81E38">
      <w:r w:rsidRPr="00F81E38">
        <w:rPr>
          <w:noProof/>
        </w:rPr>
        <w:lastRenderedPageBreak/>
        <w:drawing>
          <wp:inline distT="0" distB="0" distL="0" distR="0" wp14:anchorId="6C7CE866" wp14:editId="20829148">
            <wp:extent cx="2566800" cy="1807200"/>
            <wp:effectExtent l="0" t="0" r="5080" b="317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66800" cy="18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E38" w:rsidRDefault="00F81E38">
      <w:r>
        <w:t>And open it. Next, the 3 operations can be used for testing the parts Soap web service:</w:t>
      </w:r>
    </w:p>
    <w:p w:rsidR="00F81E38" w:rsidRDefault="00F81E38">
      <w:r w:rsidRPr="00F81E38">
        <w:rPr>
          <w:noProof/>
        </w:rPr>
        <w:drawing>
          <wp:inline distT="0" distB="0" distL="0" distR="0" wp14:anchorId="1CB9A829" wp14:editId="71C054A2">
            <wp:extent cx="5972400" cy="3866400"/>
            <wp:effectExtent l="0" t="0" r="0" b="127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2400" cy="386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1E38">
      <w:headerReference w:type="default" r:id="rId36"/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37F59" w:rsidRDefault="00437F59" w:rsidP="004A7CB0">
      <w:pPr>
        <w:spacing w:after="0" w:line="240" w:lineRule="auto"/>
      </w:pPr>
      <w:r>
        <w:separator/>
      </w:r>
    </w:p>
  </w:endnote>
  <w:endnote w:type="continuationSeparator" w:id="0">
    <w:p w:rsidR="00437F59" w:rsidRDefault="00437F59" w:rsidP="004A7C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37F59" w:rsidRDefault="00437F59" w:rsidP="004A7CB0">
      <w:pPr>
        <w:spacing w:after="0" w:line="240" w:lineRule="auto"/>
      </w:pPr>
      <w:r>
        <w:separator/>
      </w:r>
    </w:p>
  </w:footnote>
  <w:footnote w:type="continuationSeparator" w:id="0">
    <w:p w:rsidR="00437F59" w:rsidRDefault="00437F59" w:rsidP="004A7CB0">
      <w:pPr>
        <w:spacing w:after="0" w:line="240" w:lineRule="auto"/>
      </w:pPr>
      <w:r>
        <w:continuationSeparator/>
      </w:r>
    </w:p>
  </w:footnote>
  <w:footnote w:id="1">
    <w:p w:rsidR="004946B8" w:rsidRDefault="004946B8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C74175">
        <w:t>H</w:t>
      </w:r>
      <w:r>
        <w:t>ere</w:t>
      </w:r>
      <w:r w:rsidR="00C74175">
        <w:t>,</w:t>
      </w:r>
      <w:bookmarkStart w:id="3" w:name="_GoBack"/>
      <w:bookmarkEnd w:id="3"/>
      <w:r>
        <w:t xml:space="preserve"> we run the service from the command line. In (most?) other labs, we run the services from Eclipse STS. Here we chose to run from command line for no particular reason. </w:t>
      </w:r>
      <w:r w:rsidR="00C74175">
        <w:t>You can also run the web service from within Eclipse STS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A7CB0" w:rsidRPr="004A7CB0" w:rsidRDefault="004A7CB0" w:rsidP="004A7CB0">
    <w:pPr>
      <w:pBdr>
        <w:bottom w:val="single" w:sz="4" w:space="1" w:color="auto"/>
      </w:pBdr>
      <w:shd w:val="clear" w:color="auto" w:fill="FFFFFF"/>
      <w:spacing w:after="120"/>
    </w:pPr>
    <w:r w:rsidRPr="004A7CB0">
      <w:rPr>
        <w:rFonts w:cs="Arial"/>
        <w:b/>
        <w:bCs/>
        <w:color w:val="000000"/>
      </w:rPr>
      <w:t xml:space="preserve">Spring Boot 101 - intro, demo &amp; </w:t>
    </w:r>
    <w:proofErr w:type="spellStart"/>
    <w:r w:rsidRPr="004A7CB0">
      <w:rPr>
        <w:rFonts w:cs="Arial"/>
        <w:b/>
        <w:bCs/>
        <w:color w:val="000000"/>
      </w:rPr>
      <w:t>handson</w:t>
    </w:r>
    <w:proofErr w:type="spellEnd"/>
    <w:r w:rsidRPr="004A7CB0">
      <w:rPr>
        <w:rFonts w:cs="Arial"/>
        <w:b/>
        <w:bCs/>
        <w:color w:val="000000"/>
      </w:rPr>
      <w:t xml:space="preserve"> with Java, REST APIs, Containers &amp; Cloud </w:t>
    </w:r>
    <w:r w:rsidRPr="004A7CB0">
      <w:rPr>
        <w:noProof/>
      </w:rPr>
      <w:drawing>
        <wp:inline distT="0" distB="0" distL="0" distR="0" wp14:anchorId="3B9D9513" wp14:editId="276CE0A1">
          <wp:extent cx="774700" cy="774700"/>
          <wp:effectExtent l="0" t="0" r="6350" b="635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-sb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603" cy="77460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F746E"/>
    <w:multiLevelType w:val="hybridMultilevel"/>
    <w:tmpl w:val="93BAEB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0A6984"/>
    <w:multiLevelType w:val="hybridMultilevel"/>
    <w:tmpl w:val="6600AF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8B3476"/>
    <w:multiLevelType w:val="hybridMultilevel"/>
    <w:tmpl w:val="20A6C9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0B1F2D"/>
    <w:multiLevelType w:val="hybridMultilevel"/>
    <w:tmpl w:val="C870FA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346824"/>
    <w:multiLevelType w:val="hybridMultilevel"/>
    <w:tmpl w:val="0270EB08"/>
    <w:lvl w:ilvl="0" w:tplc="DCD467F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79E36FF"/>
    <w:multiLevelType w:val="hybridMultilevel"/>
    <w:tmpl w:val="28D03C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F5B013A"/>
    <w:multiLevelType w:val="hybridMultilevel"/>
    <w:tmpl w:val="7ED422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FD53AD2"/>
    <w:multiLevelType w:val="hybridMultilevel"/>
    <w:tmpl w:val="48C4FB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17C2461"/>
    <w:multiLevelType w:val="hybridMultilevel"/>
    <w:tmpl w:val="178A54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25402E5"/>
    <w:multiLevelType w:val="hybridMultilevel"/>
    <w:tmpl w:val="5A889B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4CF3002"/>
    <w:multiLevelType w:val="hybridMultilevel"/>
    <w:tmpl w:val="F154B3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AEE729F"/>
    <w:multiLevelType w:val="hybridMultilevel"/>
    <w:tmpl w:val="A1CCB0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5392DAB"/>
    <w:multiLevelType w:val="hybridMultilevel"/>
    <w:tmpl w:val="77E4C0A2"/>
    <w:lvl w:ilvl="0" w:tplc="9C90C1A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5974DBF"/>
    <w:multiLevelType w:val="hybridMultilevel"/>
    <w:tmpl w:val="81E6FC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9513692"/>
    <w:multiLevelType w:val="hybridMultilevel"/>
    <w:tmpl w:val="1B1A0E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C7C3CEE"/>
    <w:multiLevelType w:val="hybridMultilevel"/>
    <w:tmpl w:val="8AB61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C9F0A11"/>
    <w:multiLevelType w:val="hybridMultilevel"/>
    <w:tmpl w:val="8550DE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E8566AB"/>
    <w:multiLevelType w:val="hybridMultilevel"/>
    <w:tmpl w:val="EC0078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35215AB"/>
    <w:multiLevelType w:val="hybridMultilevel"/>
    <w:tmpl w:val="C5AE17EE"/>
    <w:lvl w:ilvl="0" w:tplc="B4188D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C554DFE"/>
    <w:multiLevelType w:val="hybridMultilevel"/>
    <w:tmpl w:val="9DDEDE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10466A7"/>
    <w:multiLevelType w:val="hybridMultilevel"/>
    <w:tmpl w:val="EE3288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2D5215E"/>
    <w:multiLevelType w:val="hybridMultilevel"/>
    <w:tmpl w:val="CFDA5A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B5778BF"/>
    <w:multiLevelType w:val="hybridMultilevel"/>
    <w:tmpl w:val="96FA93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DDA7A44"/>
    <w:multiLevelType w:val="hybridMultilevel"/>
    <w:tmpl w:val="3FEA7C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E1F4058"/>
    <w:multiLevelType w:val="hybridMultilevel"/>
    <w:tmpl w:val="5E2C4EB4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3"/>
  </w:num>
  <w:num w:numId="2">
    <w:abstractNumId w:val="21"/>
  </w:num>
  <w:num w:numId="3">
    <w:abstractNumId w:val="2"/>
  </w:num>
  <w:num w:numId="4">
    <w:abstractNumId w:val="6"/>
  </w:num>
  <w:num w:numId="5">
    <w:abstractNumId w:val="4"/>
  </w:num>
  <w:num w:numId="6">
    <w:abstractNumId w:val="9"/>
  </w:num>
  <w:num w:numId="7">
    <w:abstractNumId w:val="19"/>
  </w:num>
  <w:num w:numId="8">
    <w:abstractNumId w:val="16"/>
  </w:num>
  <w:num w:numId="9">
    <w:abstractNumId w:val="0"/>
  </w:num>
  <w:num w:numId="10">
    <w:abstractNumId w:val="8"/>
  </w:num>
  <w:num w:numId="11">
    <w:abstractNumId w:val="13"/>
  </w:num>
  <w:num w:numId="12">
    <w:abstractNumId w:val="23"/>
    <w:lvlOverride w:ilvl="0">
      <w:lvl w:ilvl="0" w:tplc="0409000F">
        <w:start w:val="1"/>
        <w:numFmt w:val="decimal"/>
        <w:lvlText w:val="%1."/>
        <w:lvlJc w:val="left"/>
        <w:pPr>
          <w:ind w:left="720" w:hanging="360"/>
        </w:pPr>
        <w:rPr>
          <w:rFonts w:hint="default"/>
        </w:rPr>
      </w:lvl>
    </w:lvlOverride>
    <w:lvlOverride w:ilvl="1">
      <w:lvl w:ilvl="1" w:tplc="040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0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0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0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0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0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0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0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13">
    <w:abstractNumId w:val="18"/>
  </w:num>
  <w:num w:numId="14">
    <w:abstractNumId w:val="17"/>
  </w:num>
  <w:num w:numId="15">
    <w:abstractNumId w:val="11"/>
  </w:num>
  <w:num w:numId="16">
    <w:abstractNumId w:val="10"/>
  </w:num>
  <w:num w:numId="17">
    <w:abstractNumId w:val="22"/>
  </w:num>
  <w:num w:numId="18">
    <w:abstractNumId w:val="24"/>
  </w:num>
  <w:num w:numId="19">
    <w:abstractNumId w:val="7"/>
  </w:num>
  <w:num w:numId="20">
    <w:abstractNumId w:val="15"/>
  </w:num>
  <w:num w:numId="21">
    <w:abstractNumId w:val="3"/>
  </w:num>
  <w:num w:numId="22">
    <w:abstractNumId w:val="20"/>
  </w:num>
  <w:num w:numId="23">
    <w:abstractNumId w:val="1"/>
  </w:num>
  <w:num w:numId="24">
    <w:abstractNumId w:val="14"/>
  </w:num>
  <w:num w:numId="25">
    <w:abstractNumId w:val="5"/>
  </w:num>
  <w:num w:numId="2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2885"/>
    <w:rsid w:val="00003998"/>
    <w:rsid w:val="000B4152"/>
    <w:rsid w:val="000E240A"/>
    <w:rsid w:val="0010688F"/>
    <w:rsid w:val="001139EF"/>
    <w:rsid w:val="00114860"/>
    <w:rsid w:val="00115667"/>
    <w:rsid w:val="00122A99"/>
    <w:rsid w:val="00125D61"/>
    <w:rsid w:val="00134C48"/>
    <w:rsid w:val="001501BB"/>
    <w:rsid w:val="00152748"/>
    <w:rsid w:val="00174241"/>
    <w:rsid w:val="00183020"/>
    <w:rsid w:val="001920E8"/>
    <w:rsid w:val="0019250A"/>
    <w:rsid w:val="001A68A2"/>
    <w:rsid w:val="001A7176"/>
    <w:rsid w:val="001B715A"/>
    <w:rsid w:val="001C3304"/>
    <w:rsid w:val="001D0E81"/>
    <w:rsid w:val="001E1177"/>
    <w:rsid w:val="00212C62"/>
    <w:rsid w:val="002157B5"/>
    <w:rsid w:val="00230801"/>
    <w:rsid w:val="00243C19"/>
    <w:rsid w:val="0025610C"/>
    <w:rsid w:val="00263933"/>
    <w:rsid w:val="00292DBC"/>
    <w:rsid w:val="00293C17"/>
    <w:rsid w:val="00296C01"/>
    <w:rsid w:val="002A30B5"/>
    <w:rsid w:val="002B0EF7"/>
    <w:rsid w:val="002B7FB6"/>
    <w:rsid w:val="002E2885"/>
    <w:rsid w:val="002F188C"/>
    <w:rsid w:val="002F675B"/>
    <w:rsid w:val="0032016A"/>
    <w:rsid w:val="00324CDD"/>
    <w:rsid w:val="003346AD"/>
    <w:rsid w:val="003466AE"/>
    <w:rsid w:val="00351C51"/>
    <w:rsid w:val="0035434D"/>
    <w:rsid w:val="003735EA"/>
    <w:rsid w:val="0038589A"/>
    <w:rsid w:val="003A2B00"/>
    <w:rsid w:val="003A4468"/>
    <w:rsid w:val="003B096F"/>
    <w:rsid w:val="003B1E09"/>
    <w:rsid w:val="003C4A4B"/>
    <w:rsid w:val="003C59E7"/>
    <w:rsid w:val="003D04F7"/>
    <w:rsid w:val="00411014"/>
    <w:rsid w:val="0041647C"/>
    <w:rsid w:val="004176EF"/>
    <w:rsid w:val="00426817"/>
    <w:rsid w:val="004271AB"/>
    <w:rsid w:val="00437F59"/>
    <w:rsid w:val="00451E0D"/>
    <w:rsid w:val="00456B3F"/>
    <w:rsid w:val="004647DD"/>
    <w:rsid w:val="00466590"/>
    <w:rsid w:val="00475D55"/>
    <w:rsid w:val="00491634"/>
    <w:rsid w:val="004946B8"/>
    <w:rsid w:val="004A7CB0"/>
    <w:rsid w:val="004D5C41"/>
    <w:rsid w:val="004D6AA1"/>
    <w:rsid w:val="004F7CBE"/>
    <w:rsid w:val="0050095D"/>
    <w:rsid w:val="005104EA"/>
    <w:rsid w:val="00516063"/>
    <w:rsid w:val="0054098C"/>
    <w:rsid w:val="00541779"/>
    <w:rsid w:val="00544616"/>
    <w:rsid w:val="00550E93"/>
    <w:rsid w:val="005679F2"/>
    <w:rsid w:val="005733D7"/>
    <w:rsid w:val="00575D98"/>
    <w:rsid w:val="00575DD0"/>
    <w:rsid w:val="0058245E"/>
    <w:rsid w:val="005A2661"/>
    <w:rsid w:val="005B7B51"/>
    <w:rsid w:val="005C08B2"/>
    <w:rsid w:val="005C7826"/>
    <w:rsid w:val="005E2183"/>
    <w:rsid w:val="005E5D4C"/>
    <w:rsid w:val="005F596D"/>
    <w:rsid w:val="006374C3"/>
    <w:rsid w:val="00652758"/>
    <w:rsid w:val="00652D0B"/>
    <w:rsid w:val="006640BD"/>
    <w:rsid w:val="00671C2F"/>
    <w:rsid w:val="0069425A"/>
    <w:rsid w:val="006B6327"/>
    <w:rsid w:val="006C317A"/>
    <w:rsid w:val="006C707E"/>
    <w:rsid w:val="006C7EE2"/>
    <w:rsid w:val="006E67AD"/>
    <w:rsid w:val="00742A9B"/>
    <w:rsid w:val="0074745C"/>
    <w:rsid w:val="007478C6"/>
    <w:rsid w:val="007558D4"/>
    <w:rsid w:val="0076139A"/>
    <w:rsid w:val="007651F5"/>
    <w:rsid w:val="0077562C"/>
    <w:rsid w:val="00791AD6"/>
    <w:rsid w:val="007A00A1"/>
    <w:rsid w:val="007A7A62"/>
    <w:rsid w:val="007B716E"/>
    <w:rsid w:val="007C2139"/>
    <w:rsid w:val="007E1DCE"/>
    <w:rsid w:val="007E4BD2"/>
    <w:rsid w:val="00805CA0"/>
    <w:rsid w:val="00807293"/>
    <w:rsid w:val="00811607"/>
    <w:rsid w:val="00812F28"/>
    <w:rsid w:val="00814266"/>
    <w:rsid w:val="00851C09"/>
    <w:rsid w:val="008530D5"/>
    <w:rsid w:val="008704B8"/>
    <w:rsid w:val="008B0D5B"/>
    <w:rsid w:val="008E422E"/>
    <w:rsid w:val="008F6138"/>
    <w:rsid w:val="008F78E3"/>
    <w:rsid w:val="00930941"/>
    <w:rsid w:val="00947A98"/>
    <w:rsid w:val="00951DD0"/>
    <w:rsid w:val="00955BFC"/>
    <w:rsid w:val="00971301"/>
    <w:rsid w:val="009860E8"/>
    <w:rsid w:val="00987587"/>
    <w:rsid w:val="00993D2C"/>
    <w:rsid w:val="009B1459"/>
    <w:rsid w:val="009B5598"/>
    <w:rsid w:val="009D0DC3"/>
    <w:rsid w:val="009D4C7B"/>
    <w:rsid w:val="009E0E28"/>
    <w:rsid w:val="009F0C12"/>
    <w:rsid w:val="00A40701"/>
    <w:rsid w:val="00A45778"/>
    <w:rsid w:val="00A4636B"/>
    <w:rsid w:val="00A609FC"/>
    <w:rsid w:val="00A838CB"/>
    <w:rsid w:val="00A93408"/>
    <w:rsid w:val="00AA77F8"/>
    <w:rsid w:val="00AC2CEB"/>
    <w:rsid w:val="00AF597F"/>
    <w:rsid w:val="00B04DE4"/>
    <w:rsid w:val="00B0560B"/>
    <w:rsid w:val="00B17E4D"/>
    <w:rsid w:val="00B20ED3"/>
    <w:rsid w:val="00B31887"/>
    <w:rsid w:val="00B33783"/>
    <w:rsid w:val="00B33AED"/>
    <w:rsid w:val="00B747E9"/>
    <w:rsid w:val="00B930BC"/>
    <w:rsid w:val="00BA6256"/>
    <w:rsid w:val="00BB63DB"/>
    <w:rsid w:val="00BC0032"/>
    <w:rsid w:val="00BC7C35"/>
    <w:rsid w:val="00BD6685"/>
    <w:rsid w:val="00BF57CC"/>
    <w:rsid w:val="00C154DA"/>
    <w:rsid w:val="00C2424D"/>
    <w:rsid w:val="00C33BF0"/>
    <w:rsid w:val="00C375FB"/>
    <w:rsid w:val="00C434CE"/>
    <w:rsid w:val="00C74175"/>
    <w:rsid w:val="00C80EB6"/>
    <w:rsid w:val="00CA43C8"/>
    <w:rsid w:val="00CC2982"/>
    <w:rsid w:val="00CC41B8"/>
    <w:rsid w:val="00CE1DBD"/>
    <w:rsid w:val="00CF07E1"/>
    <w:rsid w:val="00D21042"/>
    <w:rsid w:val="00D21E2B"/>
    <w:rsid w:val="00D354AA"/>
    <w:rsid w:val="00D43856"/>
    <w:rsid w:val="00D500CC"/>
    <w:rsid w:val="00D62020"/>
    <w:rsid w:val="00D71F2B"/>
    <w:rsid w:val="00DB6711"/>
    <w:rsid w:val="00DD7860"/>
    <w:rsid w:val="00E20486"/>
    <w:rsid w:val="00E231DD"/>
    <w:rsid w:val="00E3094D"/>
    <w:rsid w:val="00E40CF0"/>
    <w:rsid w:val="00E43E8D"/>
    <w:rsid w:val="00E44C1F"/>
    <w:rsid w:val="00E5484D"/>
    <w:rsid w:val="00E72D0F"/>
    <w:rsid w:val="00E823DF"/>
    <w:rsid w:val="00EA0809"/>
    <w:rsid w:val="00EB59DA"/>
    <w:rsid w:val="00EC4356"/>
    <w:rsid w:val="00ED5258"/>
    <w:rsid w:val="00EF4702"/>
    <w:rsid w:val="00F0017F"/>
    <w:rsid w:val="00F15178"/>
    <w:rsid w:val="00F2197F"/>
    <w:rsid w:val="00F30FA4"/>
    <w:rsid w:val="00F361D2"/>
    <w:rsid w:val="00F47640"/>
    <w:rsid w:val="00F549A2"/>
    <w:rsid w:val="00F71C8C"/>
    <w:rsid w:val="00F81E38"/>
    <w:rsid w:val="00FB4B97"/>
    <w:rsid w:val="00FB5924"/>
    <w:rsid w:val="00FC0212"/>
    <w:rsid w:val="00FD1A66"/>
    <w:rsid w:val="00FD6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7CB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7CB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A7CB0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7CB0"/>
  </w:style>
  <w:style w:type="paragraph" w:styleId="Footer">
    <w:name w:val="footer"/>
    <w:basedOn w:val="Normal"/>
    <w:link w:val="FooterChar"/>
    <w:uiPriority w:val="99"/>
    <w:unhideWhenUsed/>
    <w:rsid w:val="004A7CB0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7CB0"/>
  </w:style>
  <w:style w:type="paragraph" w:styleId="BalloonText">
    <w:name w:val="Balloon Text"/>
    <w:basedOn w:val="Normal"/>
    <w:link w:val="BalloonTextChar"/>
    <w:uiPriority w:val="99"/>
    <w:semiHidden/>
    <w:unhideWhenUsed/>
    <w:rsid w:val="004A7C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7CB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4A7CB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A7CB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4A7CB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A7CB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EC435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75D98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91AD6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AC2C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List-Accent1">
    <w:name w:val="Light List Accent 1"/>
    <w:basedOn w:val="TableNormal"/>
    <w:uiPriority w:val="61"/>
    <w:rsid w:val="00A40701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MediumShading1-Accent5">
    <w:name w:val="Medium Shading 1 Accent 5"/>
    <w:basedOn w:val="TableNormal"/>
    <w:uiPriority w:val="63"/>
    <w:rsid w:val="00652D0B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Revision">
    <w:name w:val="Revision"/>
    <w:hidden/>
    <w:uiPriority w:val="99"/>
    <w:semiHidden/>
    <w:rsid w:val="0058245E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81160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1160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1160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1160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11607"/>
    <w:rPr>
      <w:b/>
      <w:bCs/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946B8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946B8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946B8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7CB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7CB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A7CB0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7CB0"/>
  </w:style>
  <w:style w:type="paragraph" w:styleId="Footer">
    <w:name w:val="footer"/>
    <w:basedOn w:val="Normal"/>
    <w:link w:val="FooterChar"/>
    <w:uiPriority w:val="99"/>
    <w:unhideWhenUsed/>
    <w:rsid w:val="004A7CB0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7CB0"/>
  </w:style>
  <w:style w:type="paragraph" w:styleId="BalloonText">
    <w:name w:val="Balloon Text"/>
    <w:basedOn w:val="Normal"/>
    <w:link w:val="BalloonTextChar"/>
    <w:uiPriority w:val="99"/>
    <w:semiHidden/>
    <w:unhideWhenUsed/>
    <w:rsid w:val="004A7C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7CB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4A7CB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A7CB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4A7CB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A7CB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EC435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75D98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91AD6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AC2C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List-Accent1">
    <w:name w:val="Light List Accent 1"/>
    <w:basedOn w:val="TableNormal"/>
    <w:uiPriority w:val="61"/>
    <w:rsid w:val="00A40701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MediumShading1-Accent5">
    <w:name w:val="Medium Shading 1 Accent 5"/>
    <w:basedOn w:val="TableNormal"/>
    <w:uiPriority w:val="63"/>
    <w:rsid w:val="00652D0B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Revision">
    <w:name w:val="Revision"/>
    <w:hidden/>
    <w:uiPriority w:val="99"/>
    <w:semiHidden/>
    <w:rsid w:val="0058245E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81160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1160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1160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1160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11607"/>
    <w:rPr>
      <w:b/>
      <w:bCs/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946B8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946B8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946B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843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://localhost:8080/parts/soap/parts.wsdl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4853A7-F31D-4986-823D-F5F1BCEBA7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908</Words>
  <Characters>5178</Characters>
  <Application>Microsoft Office Word</Application>
  <DocSecurity>0</DocSecurity>
  <Lines>43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6074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 Gorissen</dc:creator>
  <cp:lastModifiedBy>Luc Gorissen</cp:lastModifiedBy>
  <cp:revision>2</cp:revision>
  <dcterms:created xsi:type="dcterms:W3CDTF">2018-04-03T17:44:00Z</dcterms:created>
  <dcterms:modified xsi:type="dcterms:W3CDTF">2018-04-03T17:44:00Z</dcterms:modified>
</cp:coreProperties>
</file>